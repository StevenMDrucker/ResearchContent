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49AB" w:rsidRDefault="00D51CAE" w:rsidP="006749AB">
      <w:pPr>
        <w:pStyle w:val="Title"/>
        <w:ind w:left="-360" w:right="-360"/>
        <w:rPr>
          <w:szCs w:val="36"/>
        </w:rPr>
      </w:pPr>
      <w:r w:rsidRPr="000044EE">
        <w:rPr>
          <w:szCs w:val="36"/>
        </w:rPr>
        <w:t xml:space="preserve">Gestalt: </w:t>
      </w:r>
      <w:r w:rsidR="00DE29A2" w:rsidRPr="00E75811">
        <w:rPr>
          <w:szCs w:val="36"/>
        </w:rPr>
        <w:t xml:space="preserve">Integrated Support for </w:t>
      </w:r>
      <w:r w:rsidR="00960CC5">
        <w:rPr>
          <w:szCs w:val="36"/>
        </w:rPr>
        <w:br/>
      </w:r>
      <w:r w:rsidR="00DE29A2" w:rsidRPr="00E75811">
        <w:rPr>
          <w:szCs w:val="36"/>
        </w:rPr>
        <w:t xml:space="preserve">Implementation </w:t>
      </w:r>
      <w:r w:rsidRPr="000044EE">
        <w:rPr>
          <w:szCs w:val="36"/>
        </w:rPr>
        <w:t xml:space="preserve">and </w:t>
      </w:r>
      <w:r w:rsidR="000044EE" w:rsidRPr="000044EE">
        <w:rPr>
          <w:szCs w:val="36"/>
        </w:rPr>
        <w:t>Analys</w:t>
      </w:r>
      <w:r w:rsidR="00C30FC7">
        <w:rPr>
          <w:szCs w:val="36"/>
        </w:rPr>
        <w:t>is in Machine Learn</w:t>
      </w:r>
      <w:r w:rsidR="002D3FC9">
        <w:rPr>
          <w:szCs w:val="36"/>
        </w:rPr>
        <w:t>ing</w:t>
      </w:r>
      <w:r w:rsidR="00DE29A2" w:rsidRPr="00E75811">
        <w:rPr>
          <w:szCs w:val="36"/>
        </w:rPr>
        <w:t xml:space="preserve"> </w:t>
      </w:r>
    </w:p>
    <w:tbl>
      <w:tblPr>
        <w:tblW w:w="0" w:type="auto"/>
        <w:jc w:val="center"/>
        <w:tblCellMar>
          <w:left w:w="115" w:type="dxa"/>
          <w:right w:w="115" w:type="dxa"/>
        </w:tblCellMar>
        <w:tblLook w:val="0000"/>
      </w:tblPr>
      <w:tblGrid>
        <w:gridCol w:w="4534"/>
        <w:gridCol w:w="2176"/>
        <w:gridCol w:w="3251"/>
      </w:tblGrid>
      <w:tr w:rsidR="00C00EFF" w:rsidRPr="00C95374">
        <w:trPr>
          <w:jc w:val="center"/>
        </w:trPr>
        <w:tc>
          <w:tcPr>
            <w:tcW w:w="0" w:type="auto"/>
            <w:gridSpan w:val="3"/>
            <w:tcBorders>
              <w:top w:val="nil"/>
              <w:left w:val="nil"/>
              <w:bottom w:val="nil"/>
              <w:right w:val="nil"/>
            </w:tcBorders>
          </w:tcPr>
          <w:p w:rsidR="00C00EFF" w:rsidRPr="00C95374" w:rsidRDefault="00C00EFF" w:rsidP="007E6FFB">
            <w:pPr>
              <w:pStyle w:val="Author"/>
            </w:pPr>
            <w:r>
              <w:t>Kayur Patel</w:t>
            </w:r>
            <w:r w:rsidRPr="00C95374">
              <w:rPr>
                <w:rFonts w:cs="Arial"/>
                <w:position w:val="4"/>
                <w:vertAlign w:val="superscript"/>
              </w:rPr>
              <w:t>†</w:t>
            </w:r>
            <w:r>
              <w:t>, Naomi Bancroft</w:t>
            </w:r>
            <w:r w:rsidRPr="00C95374">
              <w:rPr>
                <w:rFonts w:cs="Arial"/>
                <w:position w:val="4"/>
                <w:vertAlign w:val="superscript"/>
              </w:rPr>
              <w:t>†</w:t>
            </w:r>
            <w:r>
              <w:t>, Steven M. Drucker</w:t>
            </w:r>
            <w:r w:rsidRPr="00C95374">
              <w:rPr>
                <w:rFonts w:cs="Arial"/>
                <w:position w:val="4"/>
                <w:vertAlign w:val="superscript"/>
              </w:rPr>
              <w:t>‡</w:t>
            </w:r>
            <w:r>
              <w:t xml:space="preserve">, </w:t>
            </w:r>
            <w:r w:rsidRPr="00C95374">
              <w:t>James Fogarty</w:t>
            </w:r>
            <w:r w:rsidRPr="00C95374">
              <w:rPr>
                <w:rFonts w:cs="Arial"/>
                <w:position w:val="4"/>
                <w:vertAlign w:val="superscript"/>
              </w:rPr>
              <w:t>†</w:t>
            </w:r>
            <w:r w:rsidRPr="00C95374">
              <w:t xml:space="preserve">, </w:t>
            </w:r>
            <w:r>
              <w:t>Andrew J. Ko</w:t>
            </w:r>
            <w:r>
              <w:rPr>
                <w:rFonts w:cs="Arial"/>
                <w:position w:val="4"/>
                <w:vertAlign w:val="superscript"/>
              </w:rPr>
              <w:t>+</w:t>
            </w:r>
            <w:r w:rsidRPr="00C95374">
              <w:t xml:space="preserve">, </w:t>
            </w:r>
            <w:r>
              <w:t>James A. Landay</w:t>
            </w:r>
            <w:r w:rsidRPr="00C95374">
              <w:rPr>
                <w:rFonts w:cs="Arial"/>
                <w:position w:val="4"/>
                <w:vertAlign w:val="superscript"/>
              </w:rPr>
              <w:t>†</w:t>
            </w:r>
          </w:p>
        </w:tc>
      </w:tr>
      <w:tr w:rsidR="00C00EFF" w:rsidRPr="007E6FFB">
        <w:trPr>
          <w:jc w:val="center"/>
        </w:trPr>
        <w:tc>
          <w:tcPr>
            <w:tcW w:w="0" w:type="auto"/>
            <w:tcBorders>
              <w:top w:val="nil"/>
              <w:left w:val="nil"/>
              <w:bottom w:val="nil"/>
              <w:right w:val="nil"/>
            </w:tcBorders>
          </w:tcPr>
          <w:p w:rsidR="00C00EFF" w:rsidRPr="007E6FFB" w:rsidRDefault="00C00EFF" w:rsidP="00735EF6">
            <w:pPr>
              <w:pStyle w:val="Affiliation"/>
              <w:rPr>
                <w:spacing w:val="-4"/>
              </w:rPr>
            </w:pPr>
            <w:r w:rsidRPr="007E6FFB">
              <w:rPr>
                <w:rFonts w:cs="Arial"/>
                <w:spacing w:val="-4"/>
                <w:position w:val="4"/>
                <w:vertAlign w:val="superscript"/>
              </w:rPr>
              <w:t>†</w:t>
            </w:r>
            <w:r w:rsidRPr="007E6FFB">
              <w:rPr>
                <w:spacing w:val="-4"/>
              </w:rPr>
              <w:t>Computer Science &amp; Engineering</w:t>
            </w:r>
          </w:p>
          <w:p w:rsidR="00C00EFF" w:rsidRPr="007E6FFB" w:rsidRDefault="00C00EFF" w:rsidP="00735EF6">
            <w:pPr>
              <w:pStyle w:val="Affiliation"/>
              <w:rPr>
                <w:spacing w:val="-4"/>
              </w:rPr>
            </w:pPr>
            <w:r w:rsidRPr="007E6FFB">
              <w:rPr>
                <w:spacing w:val="-4"/>
              </w:rPr>
              <w:t>DUB Group, University of Washington</w:t>
            </w:r>
          </w:p>
          <w:p w:rsidR="00C00EFF" w:rsidRPr="007E6FFB" w:rsidRDefault="00C00EFF" w:rsidP="00735EF6">
            <w:pPr>
              <w:pStyle w:val="Affiliation"/>
              <w:rPr>
                <w:spacing w:val="-4"/>
              </w:rPr>
            </w:pPr>
            <w:r w:rsidRPr="007E6FFB">
              <w:rPr>
                <w:spacing w:val="-4"/>
              </w:rPr>
              <w:t>Seattle, WA 98195</w:t>
            </w:r>
          </w:p>
          <w:p w:rsidR="00C00EFF" w:rsidRPr="007E6FFB" w:rsidRDefault="00C00EFF" w:rsidP="00D04A4B">
            <w:pPr>
              <w:pStyle w:val="Affiliation"/>
              <w:rPr>
                <w:spacing w:val="-4"/>
              </w:rPr>
            </w:pPr>
            <w:r w:rsidRPr="007E6FFB">
              <w:rPr>
                <w:spacing w:val="-4"/>
              </w:rPr>
              <w:t>{ kayur, bancron, jfogarty, landay }@cs.washington.edu</w:t>
            </w:r>
          </w:p>
        </w:tc>
        <w:tc>
          <w:tcPr>
            <w:tcW w:w="0" w:type="auto"/>
            <w:tcBorders>
              <w:top w:val="nil"/>
              <w:left w:val="nil"/>
              <w:bottom w:val="nil"/>
              <w:right w:val="nil"/>
            </w:tcBorders>
          </w:tcPr>
          <w:p w:rsidR="00C00EFF" w:rsidRPr="007E6FFB" w:rsidRDefault="00C00EFF" w:rsidP="00735EF6">
            <w:pPr>
              <w:pStyle w:val="Affiliation"/>
              <w:rPr>
                <w:spacing w:val="-4"/>
              </w:rPr>
            </w:pPr>
            <w:r w:rsidRPr="007E6FFB">
              <w:rPr>
                <w:rFonts w:cs="Arial"/>
                <w:spacing w:val="-4"/>
                <w:position w:val="4"/>
                <w:vertAlign w:val="superscript"/>
              </w:rPr>
              <w:t>‡</w:t>
            </w:r>
            <w:r w:rsidRPr="007E6FFB">
              <w:rPr>
                <w:spacing w:val="-4"/>
              </w:rPr>
              <w:t>Microsoft Research</w:t>
            </w:r>
          </w:p>
          <w:p w:rsidR="00C00EFF" w:rsidRPr="007E6FFB" w:rsidRDefault="00C00EFF" w:rsidP="00D04A4B">
            <w:pPr>
              <w:pStyle w:val="Affiliation"/>
              <w:rPr>
                <w:spacing w:val="-4"/>
              </w:rPr>
            </w:pPr>
            <w:r w:rsidRPr="007E6FFB">
              <w:rPr>
                <w:spacing w:val="-4"/>
              </w:rPr>
              <w:t>One Microsoft Way</w:t>
            </w:r>
          </w:p>
          <w:p w:rsidR="00C00EFF" w:rsidRPr="007E6FFB" w:rsidRDefault="00C00EFF" w:rsidP="00D04A4B">
            <w:pPr>
              <w:pStyle w:val="Affiliation"/>
              <w:rPr>
                <w:spacing w:val="-4"/>
              </w:rPr>
            </w:pPr>
            <w:r w:rsidRPr="007E6FFB">
              <w:rPr>
                <w:spacing w:val="-4"/>
              </w:rPr>
              <w:t>Redmond, WA 98052</w:t>
            </w:r>
          </w:p>
          <w:p w:rsidR="00C00EFF" w:rsidRPr="007E6FFB" w:rsidRDefault="00C00EFF" w:rsidP="00D04A4B">
            <w:pPr>
              <w:pStyle w:val="Affiliation"/>
              <w:rPr>
                <w:spacing w:val="-4"/>
              </w:rPr>
            </w:pPr>
            <w:r w:rsidRPr="007E6FFB">
              <w:rPr>
                <w:spacing w:val="-4"/>
              </w:rPr>
              <w:t>sdrucker@microsoft.com</w:t>
            </w:r>
          </w:p>
        </w:tc>
        <w:tc>
          <w:tcPr>
            <w:tcW w:w="0" w:type="auto"/>
            <w:tcBorders>
              <w:top w:val="nil"/>
              <w:left w:val="nil"/>
              <w:bottom w:val="nil"/>
              <w:right w:val="nil"/>
            </w:tcBorders>
          </w:tcPr>
          <w:p w:rsidR="00C00EFF" w:rsidRPr="007E6FFB" w:rsidRDefault="00C00EFF" w:rsidP="00D04A4B">
            <w:pPr>
              <w:pStyle w:val="Affiliation"/>
              <w:rPr>
                <w:spacing w:val="-4"/>
              </w:rPr>
            </w:pPr>
            <w:r>
              <w:rPr>
                <w:rFonts w:cs="Arial"/>
                <w:spacing w:val="-4"/>
                <w:position w:val="4"/>
                <w:vertAlign w:val="superscript"/>
              </w:rPr>
              <w:t>+</w:t>
            </w:r>
            <w:r w:rsidRPr="007E6FFB">
              <w:rPr>
                <w:spacing w:val="-4"/>
              </w:rPr>
              <w:t>The Information School</w:t>
            </w:r>
          </w:p>
          <w:p w:rsidR="00C00EFF" w:rsidRPr="007E6FFB" w:rsidRDefault="00C00EFF" w:rsidP="00D04A4B">
            <w:pPr>
              <w:pStyle w:val="Affiliation"/>
              <w:rPr>
                <w:spacing w:val="-4"/>
              </w:rPr>
            </w:pPr>
            <w:r w:rsidRPr="007E6FFB">
              <w:rPr>
                <w:spacing w:val="-4"/>
              </w:rPr>
              <w:t>DUB Group, University of Washington</w:t>
            </w:r>
          </w:p>
          <w:p w:rsidR="00C00EFF" w:rsidRPr="007E6FFB" w:rsidRDefault="00C00EFF" w:rsidP="00D04A4B">
            <w:pPr>
              <w:pStyle w:val="Affiliation"/>
              <w:rPr>
                <w:spacing w:val="-4"/>
              </w:rPr>
            </w:pPr>
            <w:r w:rsidRPr="007E6FFB">
              <w:rPr>
                <w:spacing w:val="-4"/>
              </w:rPr>
              <w:t>Seattle, WA 98195</w:t>
            </w:r>
          </w:p>
          <w:p w:rsidR="00C00EFF" w:rsidRPr="007E6FFB" w:rsidRDefault="00C00EFF" w:rsidP="00D04A4B">
            <w:pPr>
              <w:pStyle w:val="Affiliation"/>
              <w:rPr>
                <w:spacing w:val="-4"/>
              </w:rPr>
            </w:pPr>
            <w:r w:rsidRPr="007E6FFB">
              <w:rPr>
                <w:spacing w:val="-4"/>
              </w:rPr>
              <w:t>ajko@u.washington.edu</w:t>
            </w:r>
          </w:p>
        </w:tc>
      </w:tr>
    </w:tbl>
    <w:p w:rsidR="006B3F1F" w:rsidRDefault="006B3F1F">
      <w:pPr>
        <w:pStyle w:val="Author"/>
      </w:pPr>
    </w:p>
    <w:p w:rsidR="006B3F1F" w:rsidRDefault="006B3F1F">
      <w:pPr>
        <w:pStyle w:val="Author"/>
        <w:sectPr w:rsidR="006B3F1F">
          <w:footerReference w:type="default" r:id="rId8"/>
          <w:pgSz w:w="12240" w:h="15840"/>
          <w:pgMar w:top="1440" w:right="1080" w:bottom="1440" w:left="1080" w:header="720" w:footer="288" w:gutter="0"/>
          <w:cols w:space="720"/>
          <w:docGrid w:linePitch="360"/>
        </w:sectPr>
      </w:pPr>
    </w:p>
    <w:p w:rsidR="006B3F1F" w:rsidRPr="000246BA" w:rsidRDefault="00A7061C">
      <w:pPr>
        <w:pStyle w:val="Heading1"/>
        <w:spacing w:before="0"/>
      </w:pPr>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0;margin-top:558pt;width:239.75pt;height:99.35pt;z-index:251655168;mso-position-horizontal-relative:margin;mso-position-vertical-relative:margin" o:allowoverlap="f" stroked="f">
            <v:textbox style="mso-next-textbox:#_x0000_s1026" inset="0,,0">
              <w:txbxContent>
                <w:p w:rsidR="0017191A" w:rsidRDefault="0017191A" w:rsidP="0017191A">
                  <w:pPr>
                    <w:pStyle w:val="Copyright"/>
                  </w:pPr>
                </w:p>
                <w:p w:rsidR="0017191A" w:rsidRDefault="0017191A" w:rsidP="0017191A">
                  <w:pPr>
                    <w:pStyle w:val="Copyright"/>
                  </w:pPr>
                  <w:r w:rsidRPr="00F01986">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17191A" w:rsidRDefault="0017191A" w:rsidP="0017191A">
                  <w:pPr>
                    <w:pStyle w:val="Copyright"/>
                  </w:pPr>
                  <w:r w:rsidRPr="006C3173">
                    <w:rPr>
                      <w:i/>
                    </w:rPr>
                    <w:t>U</w:t>
                  </w:r>
                  <w:r>
                    <w:rPr>
                      <w:i/>
                    </w:rPr>
                    <w:t>IST</w:t>
                  </w:r>
                  <w:r w:rsidRPr="006C3173">
                    <w:rPr>
                      <w:i/>
                    </w:rPr>
                    <w:t>’10,</w:t>
                  </w:r>
                  <w:r w:rsidRPr="006C3173">
                    <w:t xml:space="preserve"> </w:t>
                  </w:r>
                  <w:r>
                    <w:t>October 3–6, 2010, New York, New York, USA.</w:t>
                  </w:r>
                </w:p>
                <w:p w:rsidR="0017191A" w:rsidRPr="006C3173" w:rsidRDefault="0017191A" w:rsidP="0017191A">
                  <w:pPr>
                    <w:pStyle w:val="Copyright"/>
                  </w:pPr>
                  <w:r>
                    <w:t>Copyright 2010 ACM  978-1-4503-0271-5/10/10....$10.00</w:t>
                  </w:r>
                  <w:r w:rsidRPr="006C3173">
                    <w:t>.</w:t>
                  </w:r>
                </w:p>
                <w:p w:rsidR="006D70DC" w:rsidRPr="00164C35" w:rsidRDefault="00C63D20" w:rsidP="0017191A">
                  <w:pPr>
                    <w:pStyle w:val="Copyright"/>
                    <w:jc w:val="left"/>
                    <w:rPr>
                      <w:rFonts w:ascii="Arial" w:hAnsi="Arial" w:cs="Arial"/>
                      <w:b/>
                      <w:color w:val="BFBFBF"/>
                      <w:sz w:val="64"/>
                      <w:szCs w:val="64"/>
                    </w:rPr>
                  </w:pPr>
                  <w:ins w:id="1" w:author="jfogarty" w:date="2010-07-09T09:27:00Z">
                    <w:r>
                      <w:rPr>
                        <w:rFonts w:ascii="Arial" w:hAnsi="Arial" w:cs="Arial"/>
                        <w:b/>
                        <w:color w:val="BFBFBF"/>
                        <w:sz w:val="64"/>
                        <w:szCs w:val="64"/>
                      </w:rPr>
                      <w:br/>
                    </w:r>
                  </w:ins>
                  <w:del w:id="2" w:author="jfogarty" w:date="2010-07-09T09:27:00Z">
                    <w:r w:rsidR="006D70DC" w:rsidDel="00C63D20">
                      <w:rPr>
                        <w:rFonts w:ascii="Arial" w:hAnsi="Arial" w:cs="Arial"/>
                        <w:b/>
                        <w:color w:val="BFBFBF"/>
                        <w:sz w:val="64"/>
                        <w:szCs w:val="64"/>
                      </w:rPr>
                      <w:delText>UIST</w:delText>
                    </w:r>
                    <w:r w:rsidR="006D70DC" w:rsidRPr="00164C35" w:rsidDel="00C63D20">
                      <w:rPr>
                        <w:rFonts w:ascii="Arial" w:hAnsi="Arial" w:cs="Arial"/>
                        <w:b/>
                        <w:color w:val="BFBFBF"/>
                        <w:sz w:val="64"/>
                        <w:szCs w:val="64"/>
                      </w:rPr>
                      <w:delText xml:space="preserve"> 2010</w:delText>
                    </w:r>
                  </w:del>
                  <w:ins w:id="3" w:author="jfogarty" w:date="2010-07-09T09:27:00Z">
                    <w:r>
                      <w:rPr>
                        <w:rFonts w:ascii="Arial" w:hAnsi="Arial" w:cs="Arial"/>
                        <w:b/>
                        <w:color w:val="BFBFBF"/>
                        <w:sz w:val="64"/>
                        <w:szCs w:val="64"/>
                      </w:rPr>
                      <w:t xml:space="preserve"> </w:t>
                    </w:r>
                  </w:ins>
                </w:p>
                <w:p w:rsidR="006D70DC" w:rsidRPr="00AD5879" w:rsidRDefault="006D70DC" w:rsidP="00AD5879"/>
              </w:txbxContent>
            </v:textbox>
            <w10:wrap type="square" anchorx="margin" anchory="margin"/>
            <w10:anchorlock/>
          </v:shape>
        </w:pict>
      </w:r>
      <w:r w:rsidR="006B3F1F" w:rsidRPr="000246BA">
        <w:t>ABSTRACT</w:t>
      </w:r>
    </w:p>
    <w:p w:rsidR="008C6C2A" w:rsidRPr="008C6C2A" w:rsidRDefault="007E5957">
      <w:r w:rsidRPr="008C6C2A">
        <w:t xml:space="preserve">We present Gestalt, a development environment designed to support the process of applying machine learning. While traditional programming environments focus on source code, we explicitly support both code and data. Gestalt </w:t>
      </w:r>
      <w:r w:rsidR="00396169">
        <w:t>allows developers to</w:t>
      </w:r>
      <w:r w:rsidRPr="008C6C2A">
        <w:t xml:space="preserve"> </w:t>
      </w:r>
      <w:r w:rsidRPr="008C6C2A">
        <w:rPr>
          <w:i/>
        </w:rPr>
        <w:t>implement</w:t>
      </w:r>
      <w:r w:rsidRPr="008C6C2A">
        <w:t xml:space="preserve"> a classification pipeline, </w:t>
      </w:r>
      <w:r w:rsidRPr="008C6C2A">
        <w:rPr>
          <w:i/>
        </w:rPr>
        <w:t>anal</w:t>
      </w:r>
      <w:r w:rsidR="00396169">
        <w:rPr>
          <w:i/>
        </w:rPr>
        <w:t>yze</w:t>
      </w:r>
      <w:r w:rsidRPr="008C6C2A">
        <w:t xml:space="preserve"> data as it moves through that pipeline, and </w:t>
      </w:r>
      <w:r w:rsidRPr="008C6C2A">
        <w:rPr>
          <w:i/>
        </w:rPr>
        <w:t>eas</w:t>
      </w:r>
      <w:r w:rsidR="00396169">
        <w:rPr>
          <w:i/>
        </w:rPr>
        <w:t>il</w:t>
      </w:r>
      <w:r w:rsidRPr="008C6C2A">
        <w:rPr>
          <w:i/>
        </w:rPr>
        <w:t xml:space="preserve">y transition </w:t>
      </w:r>
      <w:r w:rsidRPr="008C6C2A">
        <w:t xml:space="preserve">between </w:t>
      </w:r>
      <w:r w:rsidR="00396169">
        <w:t>implementation and analysis</w:t>
      </w:r>
      <w:r w:rsidRPr="008C6C2A">
        <w:t>. An experiment shows this significantly improves the ability of developers to find and fix bugs in machine learning systems. Our discussion of Gestalt and our experimental observations provide new insight into general-purpose support for the machine learning process.</w:t>
      </w:r>
    </w:p>
    <w:p w:rsidR="006B3F1F" w:rsidRPr="00C85521" w:rsidRDefault="006B3F1F">
      <w:pPr>
        <w:pStyle w:val="Heading2"/>
      </w:pPr>
      <w:r w:rsidRPr="00C85521">
        <w:t>Author Keywords</w:t>
      </w:r>
    </w:p>
    <w:p w:rsidR="006B3F1F" w:rsidRPr="00C85521" w:rsidRDefault="00C85521">
      <w:r w:rsidRPr="00C85521">
        <w:t>Gestalt, machine</w:t>
      </w:r>
      <w:r w:rsidR="006322D9">
        <w:t xml:space="preserve"> learning, software development.</w:t>
      </w:r>
    </w:p>
    <w:p w:rsidR="006B3F1F" w:rsidRPr="00C85521" w:rsidRDefault="006B3F1F">
      <w:pPr>
        <w:pStyle w:val="Heading2"/>
      </w:pPr>
      <w:r w:rsidRPr="00C85521">
        <w:t>ACM Classification Keywords</w:t>
      </w:r>
    </w:p>
    <w:p w:rsidR="006B3F1F" w:rsidRPr="00C85521" w:rsidRDefault="00C85521" w:rsidP="00C85521">
      <w:pPr>
        <w:rPr>
          <w:spacing w:val="-4"/>
        </w:rPr>
      </w:pPr>
      <w:r w:rsidRPr="00C85521">
        <w:rPr>
          <w:spacing w:val="-4"/>
        </w:rPr>
        <w:t>H5.2 Information Interfaces and Presentation: User Interfaces; D2.6 Programming Environments: Integrated Environments.</w:t>
      </w:r>
    </w:p>
    <w:p w:rsidR="009D7323" w:rsidRDefault="006B3F1F" w:rsidP="009D7323">
      <w:pPr>
        <w:pStyle w:val="Heading1"/>
      </w:pPr>
      <w:r w:rsidRPr="00885553">
        <w:t>INTRODUCTION</w:t>
      </w:r>
      <w:r w:rsidR="00AD5879">
        <w:t xml:space="preserve"> AND motivation</w:t>
      </w:r>
    </w:p>
    <w:p w:rsidR="00793C96" w:rsidRDefault="00793C96" w:rsidP="00793C96">
      <w:r>
        <w:t xml:space="preserve">Machine learning is at the core of many advances in science and technology. </w:t>
      </w:r>
      <w:r w:rsidR="007B392B">
        <w:t>Within HCI</w:t>
      </w:r>
      <w:r w:rsidR="007B392B" w:rsidRPr="00742C7A">
        <w:t xml:space="preserve">, </w:t>
      </w:r>
      <w:r w:rsidR="007B392B">
        <w:t xml:space="preserve">researchers have applied machine learning to search </w:t>
      </w:r>
      <w:r w:rsidR="00A7061C">
        <w:fldChar w:fldCharType="begin"/>
      </w:r>
      <w:r w:rsidR="00530EF6">
        <w:instrText>Mendeley Citation{25dc76ca-8dd9-102d-98a1-0024e85ead87} Prev:{[9]}</w:instrText>
      </w:r>
      <w:r w:rsidR="00A7061C">
        <w:fldChar w:fldCharType="separate"/>
      </w:r>
      <w:r w:rsidR="00530EF6" w:rsidRPr="00530EF6">
        <w:rPr>
          <w:noProof/>
        </w:rPr>
        <w:t>[9]</w:t>
      </w:r>
      <w:r w:rsidR="00A7061C">
        <w:rPr>
          <w:noProof/>
        </w:rPr>
        <w:fldChar w:fldCharType="end"/>
      </w:r>
      <w:r w:rsidR="007B392B" w:rsidRPr="00BD6A1D">
        <w:t>,</w:t>
      </w:r>
      <w:r w:rsidR="007B392B">
        <w:rPr>
          <w:color w:val="3366FF"/>
        </w:rPr>
        <w:t xml:space="preserve"> </w:t>
      </w:r>
      <w:r w:rsidR="007B392B">
        <w:t xml:space="preserve">facilitating creativity </w:t>
      </w:r>
      <w:r w:rsidR="00A7061C">
        <w:fldChar w:fldCharType="begin"/>
      </w:r>
      <w:r w:rsidR="00530EF6">
        <w:instrText>Mendeley Citation{22bca2ef-feb0-4c7a-81be-7823a68956a2} Prev:{[18]}</w:instrText>
      </w:r>
      <w:r w:rsidR="00A7061C">
        <w:fldChar w:fldCharType="separate"/>
      </w:r>
      <w:r w:rsidR="00530EF6" w:rsidRPr="00530EF6">
        <w:rPr>
          <w:noProof/>
        </w:rPr>
        <w:t>[18]</w:t>
      </w:r>
      <w:r w:rsidR="00A7061C">
        <w:rPr>
          <w:noProof/>
        </w:rPr>
        <w:fldChar w:fldCharType="end"/>
      </w:r>
      <w:r w:rsidR="007B392B" w:rsidRPr="00BD6A1D">
        <w:t>, a</w:t>
      </w:r>
      <w:r w:rsidR="007B392B" w:rsidRPr="00742C7A">
        <w:t>nd help</w:t>
      </w:r>
      <w:r w:rsidR="007B392B">
        <w:t>ing</w:t>
      </w:r>
      <w:r w:rsidR="007B392B" w:rsidRPr="00742C7A">
        <w:t xml:space="preserve"> </w:t>
      </w:r>
      <w:r w:rsidR="007B392B">
        <w:t xml:space="preserve">people </w:t>
      </w:r>
      <w:r w:rsidR="007B392B" w:rsidRPr="00742C7A">
        <w:t>live healthier lives</w:t>
      </w:r>
      <w:r w:rsidR="007B392B">
        <w:rPr>
          <w:color w:val="3366FF"/>
        </w:rPr>
        <w:t xml:space="preserve"> </w:t>
      </w:r>
      <w:r w:rsidR="00A7061C">
        <w:fldChar w:fldCharType="begin"/>
      </w:r>
      <w:r w:rsidR="00530EF6">
        <w:instrText>Mendeley Citation{bbd7f1c8-8dd8-102d-98a1-0024e85ead87} Prev:{[6]}</w:instrText>
      </w:r>
      <w:r w:rsidR="00A7061C">
        <w:fldChar w:fldCharType="separate"/>
      </w:r>
      <w:r w:rsidR="00530EF6" w:rsidRPr="00530EF6">
        <w:rPr>
          <w:noProof/>
        </w:rPr>
        <w:t>[6]</w:t>
      </w:r>
      <w:r w:rsidR="00A7061C">
        <w:rPr>
          <w:noProof/>
        </w:rPr>
        <w:fldChar w:fldCharType="end"/>
      </w:r>
      <w:r w:rsidR="007B392B">
        <w:rPr>
          <w:noProof/>
        </w:rPr>
        <w:t xml:space="preserve">. Within computer science, machine </w:t>
      </w:r>
      <w:r w:rsidR="007B392B">
        <w:t xml:space="preserve">learning can </w:t>
      </w:r>
      <w:r w:rsidR="007B392B" w:rsidRPr="00742C7A">
        <w:t xml:space="preserve">reduce system downtime </w:t>
      </w:r>
      <w:r w:rsidR="00A7061C">
        <w:fldChar w:fldCharType="begin"/>
      </w:r>
      <w:r w:rsidR="00530EF6">
        <w:instrText>Mendeley Citation{633e7e42-8dd8-102d-98a1-0024e85ead87} Prev:{[3]}</w:instrText>
      </w:r>
      <w:r w:rsidR="00A7061C">
        <w:fldChar w:fldCharType="separate"/>
      </w:r>
      <w:r w:rsidR="00530EF6" w:rsidRPr="00530EF6">
        <w:rPr>
          <w:noProof/>
        </w:rPr>
        <w:t>[3]</w:t>
      </w:r>
      <w:r w:rsidR="00A7061C">
        <w:rPr>
          <w:noProof/>
        </w:rPr>
        <w:fldChar w:fldCharType="end"/>
      </w:r>
      <w:r w:rsidR="007B392B">
        <w:t xml:space="preserve"> and </w:t>
      </w:r>
      <w:r w:rsidR="007B392B" w:rsidRPr="00742C7A">
        <w:t xml:space="preserve">detect anomalous </w:t>
      </w:r>
      <w:r w:rsidR="007B392B">
        <w:t xml:space="preserve">network </w:t>
      </w:r>
      <w:r w:rsidR="007B392B" w:rsidRPr="00742C7A">
        <w:t>behavior</w:t>
      </w:r>
      <w:r w:rsidR="007B392B">
        <w:t xml:space="preserve"> </w:t>
      </w:r>
      <w:r w:rsidR="00A7061C">
        <w:fldChar w:fldCharType="begin"/>
      </w:r>
      <w:r w:rsidR="00034041">
        <w:instrText>Mendeley Citation{8d3cf39a-8dd8-102d-98a1-0024e85ead87} Prev:{[5]}</w:instrText>
      </w:r>
      <w:r w:rsidR="00A7061C">
        <w:fldChar w:fldCharType="separate"/>
      </w:r>
      <w:r w:rsidR="007B392B" w:rsidRPr="00072483">
        <w:rPr>
          <w:noProof/>
        </w:rPr>
        <w:t>[5]</w:t>
      </w:r>
      <w:r w:rsidR="00A7061C">
        <w:rPr>
          <w:noProof/>
        </w:rPr>
        <w:fldChar w:fldCharType="end"/>
      </w:r>
      <w:r w:rsidR="007B392B">
        <w:rPr>
          <w:noProof/>
        </w:rPr>
        <w:t xml:space="preserve">. In </w:t>
      </w:r>
      <w:r w:rsidR="00BB4D66">
        <w:rPr>
          <w:noProof/>
        </w:rPr>
        <w:t xml:space="preserve">humanity’s greatest pursuits, </w:t>
      </w:r>
      <w:r w:rsidR="007B392B">
        <w:rPr>
          <w:noProof/>
        </w:rPr>
        <w:t xml:space="preserve">machine learning can help </w:t>
      </w:r>
      <w:r>
        <w:t xml:space="preserve">understand cancer </w:t>
      </w:r>
      <w:r w:rsidR="00A7061C">
        <w:fldChar w:fldCharType="begin"/>
      </w:r>
      <w:r w:rsidR="00530EF6">
        <w:instrText>Mendeley Citation{638b81be-8de3-102d-98a1-0024e85ead87} Prev:{[7]}</w:instrText>
      </w:r>
      <w:r w:rsidR="00A7061C">
        <w:fldChar w:fldCharType="separate"/>
      </w:r>
      <w:r w:rsidR="00530EF6" w:rsidRPr="00530EF6">
        <w:rPr>
          <w:noProof/>
        </w:rPr>
        <w:t>[7]</w:t>
      </w:r>
      <w:r w:rsidR="00A7061C">
        <w:rPr>
          <w:noProof/>
        </w:rPr>
        <w:fldChar w:fldCharType="end"/>
      </w:r>
      <w:r w:rsidR="007B392B">
        <w:t xml:space="preserve"> and </w:t>
      </w:r>
      <w:r>
        <w:t>the beginnings of the universe</w:t>
      </w:r>
      <w:r w:rsidRPr="004B50A5">
        <w:t xml:space="preserve"> </w:t>
      </w:r>
      <w:r w:rsidR="00A7061C">
        <w:fldChar w:fldCharType="begin"/>
      </w:r>
      <w:r w:rsidR="00530EF6">
        <w:instrText>Mendeley Citation{bbef63de-8cdf-102d-98a1-</w:instrText>
      </w:r>
      <w:r w:rsidR="00530EF6">
        <w:lastRenderedPageBreak/>
        <w:instrText>0024e85ead87} Prev:{[1]}</w:instrText>
      </w:r>
      <w:r w:rsidR="00A7061C">
        <w:fldChar w:fldCharType="separate"/>
      </w:r>
      <w:r w:rsidR="00530EF6" w:rsidRPr="00530EF6">
        <w:rPr>
          <w:noProof/>
        </w:rPr>
        <w:t>[1]</w:t>
      </w:r>
      <w:r w:rsidR="00A7061C">
        <w:rPr>
          <w:noProof/>
        </w:rPr>
        <w:fldChar w:fldCharType="end"/>
      </w:r>
      <w:r w:rsidRPr="00742C7A">
        <w:t>.</w:t>
      </w:r>
    </w:p>
    <w:p w:rsidR="00793C96" w:rsidRDefault="00A7061C" w:rsidP="00793C96">
      <w:ins w:id="4" w:author="Kayur Patel" w:date="2010-07-16T19:15:00Z">
        <w:r>
          <w:rPr>
            <w:noProof/>
          </w:rPr>
          <w:pict>
            <v:shape id="_x0000_s1084" type="#_x0000_t202" style="position:absolute;left:0;text-align:left;margin-left:480pt;margin-top:639pt;width:239.75pt;height:99pt;z-index:251663360;mso-wrap-edited:f;mso-position-horizontal-relative:margin;mso-position-vertical-relative:margin" wrapcoords="-67 0 -67 21272 21600 21272 21600 0 -67 0" o:allowoverlap="f" stroked="f">
              <v:textbox style="mso-next-textbox:#_x0000_s1084" inset="0,,0">
                <w:txbxContent>
                  <w:p w:rsidR="0017191A" w:rsidRPr="006C3173" w:rsidRDefault="0017191A" w:rsidP="0017191A">
                    <w:pPr>
                      <w:pStyle w:val="Copyright"/>
                    </w:pPr>
                  </w:p>
                </w:txbxContent>
              </v:textbox>
              <w10:wrap type="tight" anchorx="margin" anchory="margin"/>
              <w10:anchorlock/>
            </v:shape>
          </w:pict>
        </w:r>
      </w:ins>
      <w:r w:rsidR="00BB4D66">
        <w:t>D</w:t>
      </w:r>
      <w:r w:rsidR="00793C96">
        <w:t xml:space="preserve">espite </w:t>
      </w:r>
      <w:r w:rsidR="00BB4D66">
        <w:t xml:space="preserve">the sophistication of machine learning methods and their </w:t>
      </w:r>
      <w:r w:rsidR="00793C96">
        <w:t xml:space="preserve">widespread impact in research, these algorithms </w:t>
      </w:r>
      <w:r w:rsidR="00BB4D66">
        <w:t xml:space="preserve">are </w:t>
      </w:r>
      <w:r w:rsidR="00793C96">
        <w:t xml:space="preserve">seldom applied in practice by ordinary software engineers. </w:t>
      </w:r>
      <w:r w:rsidR="00BB4D66">
        <w:t>One reason is that a</w:t>
      </w:r>
      <w:r w:rsidR="00793C96">
        <w:t xml:space="preserve">pplying machine learning is difficult in ways </w:t>
      </w:r>
      <w:r w:rsidR="00793C96">
        <w:rPr>
          <w:i/>
        </w:rPr>
        <w:t>different</w:t>
      </w:r>
      <w:r w:rsidR="00793C96">
        <w:t xml:space="preserve"> than traditional programming. </w:t>
      </w:r>
      <w:r w:rsidR="00BB4D66">
        <w:t>T</w:t>
      </w:r>
      <w:r w:rsidR="00793C96">
        <w:t xml:space="preserve">raditional programming is often discrete and deterministic, </w:t>
      </w:r>
      <w:r w:rsidR="00BB4D66">
        <w:t xml:space="preserve">but </w:t>
      </w:r>
      <w:r w:rsidR="00793C96">
        <w:t xml:space="preserve">most machine learning is stochastic. </w:t>
      </w:r>
      <w:r w:rsidR="00BB4D66">
        <w:t xml:space="preserve">Traditional </w:t>
      </w:r>
      <w:r w:rsidR="00793C96">
        <w:t xml:space="preserve">programming focuses on modules and lines of code, </w:t>
      </w:r>
      <w:r w:rsidR="00BB4D66">
        <w:t xml:space="preserve">but </w:t>
      </w:r>
      <w:r w:rsidR="00793C96">
        <w:t xml:space="preserve">machine learning focuses on pipelines and data. </w:t>
      </w:r>
      <w:r w:rsidR="00B3559C">
        <w:t xml:space="preserve">Traditional </w:t>
      </w:r>
      <w:r w:rsidR="00793C96">
        <w:t xml:space="preserve">programming is </w:t>
      </w:r>
      <w:r w:rsidR="00B3559C">
        <w:t xml:space="preserve">often </w:t>
      </w:r>
      <w:r w:rsidR="00793C96">
        <w:t xml:space="preserve">debugged with print statements and </w:t>
      </w:r>
      <w:r w:rsidR="00B3559C">
        <w:t>breakpoints</w:t>
      </w:r>
      <w:r w:rsidR="00793C96">
        <w:t xml:space="preserve">, </w:t>
      </w:r>
      <w:r w:rsidR="00B3559C">
        <w:t xml:space="preserve">but </w:t>
      </w:r>
      <w:r w:rsidR="00793C96">
        <w:t xml:space="preserve">machine learning </w:t>
      </w:r>
      <w:r w:rsidR="00B3559C">
        <w:t xml:space="preserve">requires analyses </w:t>
      </w:r>
      <w:r w:rsidR="00793C96">
        <w:t xml:space="preserve">with visualizations and statistics. </w:t>
      </w:r>
      <w:r w:rsidR="004D3DBF">
        <w:t xml:space="preserve">Traditional programming allows </w:t>
      </w:r>
      <w:r w:rsidR="00614F9A">
        <w:t>developers</w:t>
      </w:r>
      <w:r w:rsidR="006322D9">
        <w:t xml:space="preserve"> to</w:t>
      </w:r>
      <w:r w:rsidR="00614F9A">
        <w:t xml:space="preserve"> </w:t>
      </w:r>
      <w:r w:rsidR="002764FF" w:rsidRPr="002764FF">
        <w:t>explicitly</w:t>
      </w:r>
      <w:r w:rsidR="00614F9A">
        <w:t xml:space="preserve"> </w:t>
      </w:r>
      <w:r w:rsidR="00614F9A" w:rsidRPr="00B55187">
        <w:rPr>
          <w:i/>
        </w:rPr>
        <w:t>describe</w:t>
      </w:r>
      <w:r w:rsidR="00614F9A">
        <w:t xml:space="preserve"> the behavior of </w:t>
      </w:r>
      <w:r w:rsidR="004D3DBF">
        <w:t xml:space="preserve">a </w:t>
      </w:r>
      <w:r w:rsidR="00614F9A">
        <w:t xml:space="preserve">program, </w:t>
      </w:r>
      <w:r w:rsidR="004D3DBF">
        <w:t xml:space="preserve">but </w:t>
      </w:r>
      <w:r w:rsidR="00614F9A">
        <w:t>systems that use machine learning</w:t>
      </w:r>
      <w:r w:rsidR="004D3DBF">
        <w:t xml:space="preserve"> must</w:t>
      </w:r>
      <w:r w:rsidR="00614F9A">
        <w:t xml:space="preserve"> </w:t>
      </w:r>
      <w:r w:rsidR="00614F9A" w:rsidRPr="00122BB2">
        <w:rPr>
          <w:i/>
        </w:rPr>
        <w:t>learn</w:t>
      </w:r>
      <w:r w:rsidR="00614F9A">
        <w:t xml:space="preserve"> behavior from data. </w:t>
      </w:r>
      <w:r w:rsidR="00244237">
        <w:t>Developers</w:t>
      </w:r>
      <w:r w:rsidR="00793C96">
        <w:t xml:space="preserve"> need new meth</w:t>
      </w:r>
      <w:r w:rsidR="004D3DBF">
        <w:t>od</w:t>
      </w:r>
      <w:r w:rsidR="00793C96">
        <w:t>s and tools to support the task of applying machine learning to their everyday problems.</w:t>
      </w:r>
    </w:p>
    <w:p w:rsidR="001A4ED0" w:rsidRDefault="00614F9A" w:rsidP="00D6526F">
      <w:r>
        <w:t xml:space="preserve">Prior </w:t>
      </w:r>
      <w:r w:rsidR="001A4ED0">
        <w:t xml:space="preserve">research </w:t>
      </w:r>
      <w:r>
        <w:t xml:space="preserve">has </w:t>
      </w:r>
      <w:r w:rsidR="00B24A5F">
        <w:t xml:space="preserve">examined domain-specific support for </w:t>
      </w:r>
      <w:r w:rsidR="001A4ED0">
        <w:t xml:space="preserve">applying </w:t>
      </w:r>
      <w:r w:rsidR="00B24A5F">
        <w:t xml:space="preserve">machine learning </w:t>
      </w:r>
      <w:r w:rsidR="00AF625A">
        <w:t>to solve</w:t>
      </w:r>
      <w:r w:rsidR="00B24A5F">
        <w:t xml:space="preserve"> several important problems. </w:t>
      </w:r>
      <w:r w:rsidR="006322D9">
        <w:t xml:space="preserve">Crayons </w:t>
      </w:r>
      <w:r w:rsidR="003425A4">
        <w:t>use</w:t>
      </w:r>
      <w:r w:rsidR="00B24A5F">
        <w:t>s</w:t>
      </w:r>
      <w:r w:rsidR="003425A4">
        <w:t xml:space="preserve"> a coloring metaphor </w:t>
      </w:r>
      <w:r w:rsidR="001A4ED0">
        <w:t xml:space="preserve">for training </w:t>
      </w:r>
      <w:r w:rsidR="00B24A5F">
        <w:t xml:space="preserve">image </w:t>
      </w:r>
      <w:r w:rsidR="0022663B">
        <w:t>segment</w:t>
      </w:r>
      <w:r w:rsidR="00B24A5F">
        <w:t>ation</w:t>
      </w:r>
      <w:r w:rsidR="0022663B">
        <w:t xml:space="preserve"> </w:t>
      </w:r>
      <w:r w:rsidR="00B24A5F">
        <w:t xml:space="preserve">classifiers </w:t>
      </w:r>
      <w:r w:rsidR="00A7061C">
        <w:fldChar w:fldCharType="begin"/>
      </w:r>
      <w:r w:rsidR="00F115FE">
        <w:instrText>Mendeley Citation{dcbea08a-8dd8-102d-98a1-0024e85ead87} Prev:{[8]}</w:instrText>
      </w:r>
      <w:r w:rsidR="00A7061C">
        <w:fldChar w:fldCharType="separate"/>
      </w:r>
      <w:r w:rsidR="00F115FE" w:rsidRPr="00F115FE">
        <w:rPr>
          <w:noProof/>
        </w:rPr>
        <w:t>[8]</w:t>
      </w:r>
      <w:r w:rsidR="00A7061C">
        <w:fldChar w:fldCharType="end"/>
      </w:r>
      <w:r w:rsidR="0022663B">
        <w:t>.</w:t>
      </w:r>
      <w:r w:rsidR="00B24A5F">
        <w:t xml:space="preserve"> </w:t>
      </w:r>
      <w:r w:rsidR="003425A4">
        <w:t xml:space="preserve">Eyepatch allows </w:t>
      </w:r>
      <w:r w:rsidR="00B24A5F">
        <w:t xml:space="preserve">composition and training of </w:t>
      </w:r>
      <w:r w:rsidR="003425A4">
        <w:t xml:space="preserve">classifiers to create </w:t>
      </w:r>
      <w:r w:rsidR="00DB06C9">
        <w:t xml:space="preserve">vision systems. </w:t>
      </w:r>
      <w:r w:rsidR="00B24A5F">
        <w:t>Exemplar supports</w:t>
      </w:r>
      <w:r w:rsidR="001A4ED0">
        <w:t xml:space="preserve"> </w:t>
      </w:r>
      <w:r w:rsidR="00F85F07">
        <w:t xml:space="preserve">direct </w:t>
      </w:r>
      <w:r w:rsidR="001A4ED0">
        <w:t xml:space="preserve">manipulation </w:t>
      </w:r>
      <w:r w:rsidR="002E3DD7">
        <w:t xml:space="preserve">methods for </w:t>
      </w:r>
      <w:r w:rsidR="001A4ED0">
        <w:t xml:space="preserve">specifying simple sensor-based recognizers </w:t>
      </w:r>
      <w:r w:rsidR="00A7061C">
        <w:fldChar w:fldCharType="begin"/>
      </w:r>
      <w:r w:rsidR="00530EF6">
        <w:instrText>Mendeley Citation{d240173c-8dd9-102d-98a1-0024e85ead87} Prev:{[14]}</w:instrText>
      </w:r>
      <w:r w:rsidR="00A7061C">
        <w:fldChar w:fldCharType="separate"/>
      </w:r>
      <w:r w:rsidR="00530EF6" w:rsidRPr="00530EF6">
        <w:rPr>
          <w:noProof/>
        </w:rPr>
        <w:t>[14]</w:t>
      </w:r>
      <w:r w:rsidR="00A7061C">
        <w:fldChar w:fldCharType="end"/>
      </w:r>
      <w:r w:rsidR="001A4ED0">
        <w:t>. The domain</w:t>
      </w:r>
      <w:r w:rsidR="002E3DD7">
        <w:t>-</w:t>
      </w:r>
      <w:r w:rsidR="001A4ED0">
        <w:t xml:space="preserve">specific nature of such tools is both </w:t>
      </w:r>
      <w:r w:rsidR="002E3DD7">
        <w:t xml:space="preserve">a </w:t>
      </w:r>
      <w:r w:rsidR="001A4ED0">
        <w:t xml:space="preserve">strength and </w:t>
      </w:r>
      <w:r w:rsidR="002E3DD7">
        <w:t xml:space="preserve">a </w:t>
      </w:r>
      <w:r w:rsidR="001A4ED0">
        <w:t xml:space="preserve">weakness. </w:t>
      </w:r>
      <w:r w:rsidR="002003AE">
        <w:t xml:space="preserve">Domain </w:t>
      </w:r>
      <w:r w:rsidR="00BA77CD">
        <w:t xml:space="preserve">knowledge allows </w:t>
      </w:r>
      <w:r w:rsidR="002003AE">
        <w:t xml:space="preserve">tools </w:t>
      </w:r>
      <w:r w:rsidR="00BA77CD">
        <w:t xml:space="preserve">to limit the decisions </w:t>
      </w:r>
      <w:r w:rsidR="007379F6">
        <w:t xml:space="preserve">required for </w:t>
      </w:r>
      <w:r w:rsidR="00BA77CD">
        <w:t xml:space="preserve">a developer to create a system. But these same limitations </w:t>
      </w:r>
      <w:r w:rsidR="00F85F07">
        <w:t xml:space="preserve">also </w:t>
      </w:r>
      <w:r w:rsidR="00BA77CD">
        <w:t xml:space="preserve">constrain the developer if </w:t>
      </w:r>
      <w:r w:rsidR="002003AE">
        <w:t xml:space="preserve">a </w:t>
      </w:r>
      <w:r w:rsidR="00BA77CD">
        <w:t xml:space="preserve">tool’s assumptions do not </w:t>
      </w:r>
      <w:r w:rsidR="002003AE">
        <w:t xml:space="preserve">match </w:t>
      </w:r>
      <w:r w:rsidR="007379F6">
        <w:t>the</w:t>
      </w:r>
      <w:r w:rsidR="002003AE">
        <w:t xml:space="preserve"> developer’s </w:t>
      </w:r>
      <w:r w:rsidR="00CC4D8C">
        <w:t>needs</w:t>
      </w:r>
      <w:r w:rsidR="002003AE">
        <w:t>.</w:t>
      </w:r>
      <w:r w:rsidR="002003AE">
        <w:rPr>
          <w:rStyle w:val="CommentReference"/>
        </w:rPr>
        <w:t xml:space="preserve"> </w:t>
      </w:r>
    </w:p>
    <w:p w:rsidR="00FD08DC" w:rsidRDefault="00CC4D8C" w:rsidP="00D6526F">
      <w:r>
        <w:t xml:space="preserve">This paper </w:t>
      </w:r>
      <w:r w:rsidR="00DB06C9">
        <w:t>present</w:t>
      </w:r>
      <w:r>
        <w:t>s</w:t>
      </w:r>
      <w:r w:rsidR="00DB06C9">
        <w:t xml:space="preserve"> Gestalt, a general-purpose </w:t>
      </w:r>
      <w:r>
        <w:t xml:space="preserve">tool </w:t>
      </w:r>
      <w:r w:rsidR="00DB06C9">
        <w:t xml:space="preserve">for </w:t>
      </w:r>
      <w:r>
        <w:t xml:space="preserve">applying </w:t>
      </w:r>
      <w:r w:rsidR="00DB06C9">
        <w:t xml:space="preserve">machine learning. </w:t>
      </w:r>
      <w:r w:rsidR="007379F6">
        <w:t xml:space="preserve">Gestalt targets developers, providing full support for writing code to specify </w:t>
      </w:r>
      <w:r w:rsidR="00F03ED7">
        <w:t xml:space="preserve">the </w:t>
      </w:r>
      <w:r w:rsidR="007379F6">
        <w:t>series of steps in a classification pipeline (</w:t>
      </w:r>
      <w:del w:id="5" w:author="cse" w:date="2010-07-29T20:15:00Z">
        <w:r w:rsidR="007379F6" w:rsidDel="008B0C05">
          <w:delText xml:space="preserve">see </w:delText>
        </w:r>
      </w:del>
      <w:r w:rsidR="007379F6">
        <w:t xml:space="preserve">Figure 1). </w:t>
      </w:r>
      <w:r w:rsidR="00714BE6">
        <w:t xml:space="preserve">In supporting a wide range of classification problems, Gestalt generalizes the lessons of prior domain-specific tools. Specifically, Gestalt </w:t>
      </w:r>
      <w:r w:rsidR="00C46EF7">
        <w:t>allows developers to</w:t>
      </w:r>
      <w:r w:rsidR="00242F3F">
        <w:t xml:space="preserve"> </w:t>
      </w:r>
      <w:r w:rsidR="00975808" w:rsidRPr="00975808">
        <w:rPr>
          <w:i/>
        </w:rPr>
        <w:t>implement</w:t>
      </w:r>
      <w:r w:rsidR="00C46EF7">
        <w:t xml:space="preserve"> </w:t>
      </w:r>
      <w:r w:rsidR="00714BE6">
        <w:t xml:space="preserve">a classification pipeline, </w:t>
      </w:r>
      <w:r w:rsidR="00975808" w:rsidRPr="00975808">
        <w:rPr>
          <w:i/>
        </w:rPr>
        <w:t>analy</w:t>
      </w:r>
      <w:r w:rsidR="00C46EF7">
        <w:rPr>
          <w:i/>
        </w:rPr>
        <w:t>ze</w:t>
      </w:r>
      <w:r w:rsidR="00714BE6">
        <w:t xml:space="preserve"> data as it moves through that pipeline, and </w:t>
      </w:r>
      <w:r w:rsidR="00F76822">
        <w:rPr>
          <w:i/>
        </w:rPr>
        <w:t>eas</w:t>
      </w:r>
      <w:r w:rsidR="00C46EF7">
        <w:rPr>
          <w:i/>
        </w:rPr>
        <w:t>il</w:t>
      </w:r>
      <w:r w:rsidR="00F76822">
        <w:rPr>
          <w:i/>
        </w:rPr>
        <w:t xml:space="preserve">y transition </w:t>
      </w:r>
      <w:r w:rsidR="00F76822">
        <w:t xml:space="preserve">between </w:t>
      </w:r>
      <w:r w:rsidR="00EC75EB">
        <w:t>implementation and analysis</w:t>
      </w:r>
      <w:r w:rsidR="00F76822">
        <w:t>.</w:t>
      </w:r>
    </w:p>
    <w:p w:rsidR="008C6C2A" w:rsidRDefault="00F76822">
      <w:pPr>
        <w:spacing w:after="0"/>
      </w:pPr>
      <w:r>
        <w:t>The specific contributions of this work include:</w:t>
      </w:r>
      <w:r w:rsidR="00181374" w:rsidRPr="007B6203">
        <w:t xml:space="preserve"> </w:t>
      </w:r>
    </w:p>
    <w:p w:rsidR="00975808" w:rsidRDefault="00F76822" w:rsidP="00975808">
      <w:pPr>
        <w:pStyle w:val="ListParagraph"/>
        <w:numPr>
          <w:ilvl w:val="0"/>
          <w:numId w:val="16"/>
          <w:numberingChange w:id="6" w:author="Kayur Patel" w:date="2010-07-09T07:43:00Z" w:original=""/>
        </w:numPr>
        <w:ind w:left="180" w:hanging="180"/>
      </w:pPr>
      <w:r>
        <w:lastRenderedPageBreak/>
        <w:t>D</w:t>
      </w:r>
      <w:r w:rsidR="00B7082A">
        <w:t xml:space="preserve">iscussion of </w:t>
      </w:r>
      <w:r>
        <w:t xml:space="preserve">general-purpose development environment support for </w:t>
      </w:r>
      <w:r w:rsidR="003B597C">
        <w:t xml:space="preserve">the </w:t>
      </w:r>
      <w:r>
        <w:t xml:space="preserve">application of machine learning. </w:t>
      </w:r>
    </w:p>
    <w:p w:rsidR="00975808" w:rsidRPr="00650EDA" w:rsidRDefault="00B7082A" w:rsidP="00975808">
      <w:pPr>
        <w:pStyle w:val="ListParagraph"/>
        <w:numPr>
          <w:ilvl w:val="0"/>
          <w:numId w:val="16"/>
          <w:numberingChange w:id="7" w:author="Kayur Patel" w:date="2010-07-09T07:43:00Z" w:original=""/>
        </w:numPr>
        <w:ind w:left="180" w:hanging="180"/>
      </w:pPr>
      <w:r>
        <w:t>The Gestalt development environment</w:t>
      </w:r>
      <w:r w:rsidR="003B597C">
        <w:t xml:space="preserve">. Gestalt </w:t>
      </w:r>
      <w:r w:rsidR="00EC75EB">
        <w:t>supports the</w:t>
      </w:r>
      <w:r w:rsidR="003B597C">
        <w:t xml:space="preserve"> </w:t>
      </w:r>
      <w:r w:rsidR="003B597C" w:rsidRPr="00714BE6">
        <w:rPr>
          <w:i/>
        </w:rPr>
        <w:t>implementation</w:t>
      </w:r>
      <w:r w:rsidR="003B597C">
        <w:t xml:space="preserve"> of a classification pipeline, </w:t>
      </w:r>
      <w:r w:rsidR="007E5957" w:rsidRPr="007E5957">
        <w:rPr>
          <w:i/>
        </w:rPr>
        <w:t>analysis</w:t>
      </w:r>
      <w:r w:rsidR="007E5957" w:rsidRPr="007E5957">
        <w:t xml:space="preserve"> of data as it moves through that pipeline, and </w:t>
      </w:r>
      <w:r w:rsidR="007E5957" w:rsidRPr="007E5957">
        <w:rPr>
          <w:i/>
        </w:rPr>
        <w:t>easy transition</w:t>
      </w:r>
      <w:r w:rsidR="004813B9">
        <w:rPr>
          <w:i/>
        </w:rPr>
        <w:t>s</w:t>
      </w:r>
      <w:r w:rsidR="007E5957" w:rsidRPr="007E5957">
        <w:rPr>
          <w:i/>
        </w:rPr>
        <w:t xml:space="preserve"> </w:t>
      </w:r>
      <w:r w:rsidR="007E5957" w:rsidRPr="007E5957">
        <w:t xml:space="preserve">between </w:t>
      </w:r>
      <w:r w:rsidR="00EC75EB">
        <w:t>implementation and analysis</w:t>
      </w:r>
      <w:r w:rsidR="007E5957" w:rsidRPr="007E5957">
        <w:t>.</w:t>
      </w:r>
    </w:p>
    <w:p w:rsidR="00975808" w:rsidRPr="00650EDA" w:rsidRDefault="007E5957" w:rsidP="00975808">
      <w:pPr>
        <w:pStyle w:val="ListParagraph"/>
        <w:numPr>
          <w:ilvl w:val="0"/>
          <w:numId w:val="16"/>
          <w:numberingChange w:id="8" w:author="Kayur Patel" w:date="2010-07-09T07:43:00Z" w:original=""/>
        </w:numPr>
        <w:ind w:left="180" w:hanging="180"/>
      </w:pPr>
      <w:r w:rsidRPr="007E5957">
        <w:t xml:space="preserve">Discussion of Gestalt’s capabilities, including a focus on generalizing lessons from domain-specific tools to provide general-purpose support for machine learning. </w:t>
      </w:r>
    </w:p>
    <w:p w:rsidR="00975808" w:rsidRDefault="007E5957" w:rsidP="00975808">
      <w:pPr>
        <w:pStyle w:val="ListParagraph"/>
        <w:numPr>
          <w:ilvl w:val="0"/>
          <w:numId w:val="16"/>
          <w:numberingChange w:id="9" w:author="Kayur Patel" w:date="2010-07-09T07:43:00Z" w:original=""/>
        </w:numPr>
        <w:ind w:left="180" w:hanging="180"/>
      </w:pPr>
      <w:r w:rsidRPr="007E5957">
        <w:t>An evaluation demonstrating that</w:t>
      </w:r>
      <w:r w:rsidR="00B7082A">
        <w:t xml:space="preserve"> </w:t>
      </w:r>
      <w:r w:rsidR="00B7082A" w:rsidRPr="007B6203">
        <w:t xml:space="preserve">Gestalt </w:t>
      </w:r>
      <w:r w:rsidR="00E076C1">
        <w:t xml:space="preserve">significantly </w:t>
      </w:r>
      <w:r w:rsidR="00B7082A" w:rsidRPr="007B6203">
        <w:t>improves developer</w:t>
      </w:r>
      <w:r w:rsidR="00B7082A">
        <w:t xml:space="preserve"> ability</w:t>
      </w:r>
      <w:r w:rsidR="00B7082A" w:rsidRPr="007B6203">
        <w:t xml:space="preserve"> to find and fix bugs in </w:t>
      </w:r>
      <w:r w:rsidR="00E076C1">
        <w:t xml:space="preserve">two </w:t>
      </w:r>
      <w:r w:rsidR="00B7082A" w:rsidRPr="007B6203">
        <w:t xml:space="preserve">typical </w:t>
      </w:r>
      <w:r w:rsidR="00B7082A">
        <w:t xml:space="preserve">applications of </w:t>
      </w:r>
      <w:r w:rsidR="00B7082A" w:rsidRPr="007B6203">
        <w:t>machine learning.</w:t>
      </w:r>
    </w:p>
    <w:p w:rsidR="00975808" w:rsidRDefault="003B597C" w:rsidP="00975808">
      <w:pPr>
        <w:pStyle w:val="ListParagraph"/>
        <w:numPr>
          <w:ilvl w:val="0"/>
          <w:numId w:val="16"/>
          <w:numberingChange w:id="10" w:author="Kayur Patel" w:date="2010-07-06T14:40:00Z" w:original=""/>
        </w:numPr>
        <w:ind w:left="180" w:hanging="180"/>
      </w:pPr>
      <w:r>
        <w:t>Discussion of current limitations and future opportunities for general-purpose machine learning support.</w:t>
      </w:r>
    </w:p>
    <w:p w:rsidR="00BA5358" w:rsidRDefault="00BA5358" w:rsidP="00BA5358">
      <w:pPr>
        <w:pStyle w:val="Heading1"/>
        <w:rPr>
          <w:noProof/>
        </w:rPr>
      </w:pPr>
      <w:r>
        <w:rPr>
          <w:noProof/>
        </w:rPr>
        <w:t>THE MACHINE LEARNING PROCESS</w:t>
      </w:r>
    </w:p>
    <w:p w:rsidR="00BA5358" w:rsidRDefault="00BA5358" w:rsidP="00BA5358">
      <w:r>
        <w:t xml:space="preserve">Gestalt supports two high-level tasks in applying machine learning: </w:t>
      </w:r>
      <w:r>
        <w:rPr>
          <w:i/>
        </w:rPr>
        <w:t>implementing</w:t>
      </w:r>
      <w:r>
        <w:t xml:space="preserve"> a classification pipeline and </w:t>
      </w:r>
      <w:r w:rsidRPr="008C03A0">
        <w:rPr>
          <w:i/>
        </w:rPr>
        <w:t>analyzing</w:t>
      </w:r>
      <w:r>
        <w:t xml:space="preserve"> data as it moves through that pipeline. </w:t>
      </w:r>
    </w:p>
    <w:p w:rsidR="00BA5358" w:rsidRDefault="00BA5358" w:rsidP="00BA5358">
      <w:r>
        <w:t>Implementation requires both the creation of a classification pipeline and collection of data to train and test that pipeline. Figure 1 shows two example pipelines, in which: (a) data is transformed into discrete examples, (b) attributes</w:t>
      </w:r>
      <w:r w:rsidRPr="00605A37">
        <w:rPr>
          <w:sz w:val="18"/>
          <w:vertAlign w:val="superscript"/>
        </w:rPr>
        <w:t>†</w:t>
      </w:r>
      <w:r>
        <w:t xml:space="preserve"> are computed over each example, </w:t>
      </w:r>
      <w:r w:rsidR="00D12B3A">
        <w:t>(c</w:t>
      </w:r>
      <w:r>
        <w:t xml:space="preserve">) a learning algorithm </w:t>
      </w:r>
      <w:r w:rsidR="008E258B">
        <w:t xml:space="preserve">is used to train </w:t>
      </w:r>
      <w:r>
        <w:t>a model</w:t>
      </w:r>
      <w:r w:rsidR="00D12B3A">
        <w:t>, and (d</w:t>
      </w:r>
      <w:r>
        <w:t xml:space="preserve">) the accuracy of that model is evaluated. Not all pipelines are identical, but their structure is similar: a linear progression of computation transforms data into a model that </w:t>
      </w:r>
      <w:r w:rsidR="004529A3">
        <w:t>can be experimentally evaluated</w:t>
      </w:r>
      <w:r>
        <w:t xml:space="preserve">. </w:t>
      </w:r>
    </w:p>
    <w:p w:rsidR="00BA5358" w:rsidRDefault="00BA5358" w:rsidP="00BA5358">
      <w:r>
        <w:t xml:space="preserve">Analysis allows developers to understand the behavior of a classification pipeline by examining how data moves through that pipeline. Beyond the correctness of any individual line of code, analysis requires developing an understanding of complex relationships between data, attributes, and model output </w:t>
      </w:r>
      <w:r w:rsidR="00A7061C">
        <w:fldChar w:fldCharType="begin"/>
      </w:r>
      <w:r w:rsidR="00530EF6">
        <w:instrText>Mendeley Citation{feaaf474-8cdd-102d-98a1-0024e85ead87} Prev:{[16]}</w:instrText>
      </w:r>
      <w:r w:rsidR="00A7061C">
        <w:fldChar w:fldCharType="separate"/>
      </w:r>
      <w:r w:rsidR="00530EF6" w:rsidRPr="00530EF6">
        <w:rPr>
          <w:noProof/>
        </w:rPr>
        <w:t>[16]</w:t>
      </w:r>
      <w:r w:rsidR="00A7061C">
        <w:fldChar w:fldCharType="end"/>
      </w:r>
      <w:r>
        <w:t>. In addition to final model output, this requires examination of intermediate data to ensure that each step in the pipeline behaves as expected. Developers examine whether data is correctly parsed and discretized, whether attributes are correctly computed, and whether the overall performance is sufficient for a problem.</w:t>
      </w:r>
    </w:p>
    <w:p w:rsidR="00BA5358" w:rsidRDefault="00A7061C" w:rsidP="00BA5358">
      <w:r>
        <w:rPr>
          <w:noProof/>
        </w:rPr>
        <w:pict>
          <v:shape id="_x0000_s1059" type="#_x0000_t202" style="position:absolute;left:0;text-align:left;margin-left:0;margin-top:0;width:239.75pt;height:34.5pt;z-index:251661312;mso-position-horizontal:left;mso-position-horizontal-relative:margin;mso-position-vertical:bottom;mso-position-vertical-relative:margin;v-text-anchor:middle" o:allowoverlap="f" stroked="f">
            <v:textbox style="mso-next-textbox:#_x0000_s1059" inset="0,0,0,0">
              <w:txbxContent>
                <w:p w:rsidR="006D70DC" w:rsidRDefault="006D70DC" w:rsidP="00BA5358">
                  <w:pPr>
                    <w:pStyle w:val="FootnoteText"/>
                    <w:tabs>
                      <w:tab w:val="clear" w:pos="360"/>
                      <w:tab w:val="left" w:pos="180"/>
                    </w:tabs>
                    <w:spacing w:after="0"/>
                    <w:ind w:left="187" w:hanging="187"/>
                    <w:rPr>
                      <w:sz w:val="8"/>
                      <w:szCs w:val="8"/>
                      <w:vertAlign w:val="superscript"/>
                    </w:rPr>
                  </w:pPr>
                </w:p>
                <w:p w:rsidR="006D70DC" w:rsidRDefault="006D70DC" w:rsidP="00BA5358">
                  <w:pPr>
                    <w:pStyle w:val="FootnoteText"/>
                    <w:tabs>
                      <w:tab w:val="clear" w:pos="360"/>
                      <w:tab w:val="left" w:pos="180"/>
                    </w:tabs>
                    <w:spacing w:line="180" w:lineRule="exact"/>
                    <w:ind w:left="187" w:hanging="187"/>
                    <w:rPr>
                      <w:sz w:val="16"/>
                      <w:szCs w:val="16"/>
                    </w:rPr>
                  </w:pPr>
                  <w:r w:rsidRPr="00FD1FB5">
                    <w:rPr>
                      <w:szCs w:val="20"/>
                      <w:vertAlign w:val="superscript"/>
                    </w:rPr>
                    <w:t>†</w:t>
                  </w:r>
                  <w:r w:rsidRPr="00FD1FB5">
                    <w:rPr>
                      <w:sz w:val="16"/>
                      <w:szCs w:val="16"/>
                    </w:rPr>
                    <w:tab/>
                    <w:t xml:space="preserve">We avoid the overloaded term </w:t>
                  </w:r>
                  <w:r w:rsidRPr="00FD1FB5">
                    <w:rPr>
                      <w:i/>
                      <w:sz w:val="16"/>
                      <w:szCs w:val="16"/>
                    </w:rPr>
                    <w:t>feature</w:t>
                  </w:r>
                  <w:r w:rsidRPr="00FD1FB5">
                    <w:rPr>
                      <w:sz w:val="16"/>
                      <w:szCs w:val="16"/>
                    </w:rPr>
                    <w:t xml:space="preserve">, which could refer to either an </w:t>
                  </w:r>
                  <w:r w:rsidRPr="00FD1FB5">
                    <w:rPr>
                      <w:i/>
                      <w:sz w:val="16"/>
                      <w:szCs w:val="16"/>
                    </w:rPr>
                    <w:t>attribute</w:t>
                  </w:r>
                  <w:r w:rsidRPr="00FD1FB5">
                    <w:rPr>
                      <w:sz w:val="16"/>
                      <w:szCs w:val="16"/>
                    </w:rPr>
                    <w:t xml:space="preserve"> of data or a </w:t>
                  </w:r>
                  <w:r w:rsidRPr="00FD1FB5">
                    <w:rPr>
                      <w:i/>
                      <w:sz w:val="16"/>
                      <w:szCs w:val="16"/>
                    </w:rPr>
                    <w:t>capability</w:t>
                  </w:r>
                  <w:r w:rsidRPr="00FD1FB5">
                    <w:rPr>
                      <w:sz w:val="16"/>
                      <w:szCs w:val="16"/>
                    </w:rPr>
                    <w:t xml:space="preserve"> of Gestalt.</w:t>
                  </w:r>
                  <w:r w:rsidRPr="00FD1FB5">
                    <w:rPr>
                      <w:i/>
                      <w:sz w:val="16"/>
                      <w:szCs w:val="16"/>
                    </w:rPr>
                    <w:t xml:space="preserve"> </w:t>
                  </w:r>
                  <w:r w:rsidRPr="00FD1FB5">
                    <w:rPr>
                      <w:sz w:val="16"/>
                      <w:szCs w:val="16"/>
                    </w:rPr>
                    <w:t>Both alternatives are descriptive, though not as commonly used</w:t>
                  </w:r>
                  <w:r>
                    <w:rPr>
                      <w:sz w:val="16"/>
                      <w:szCs w:val="16"/>
                    </w:rPr>
                    <w:t xml:space="preserve"> as the word </w:t>
                  </w:r>
                  <w:r w:rsidRPr="00FD1FB5">
                    <w:rPr>
                      <w:i/>
                      <w:sz w:val="16"/>
                      <w:szCs w:val="16"/>
                    </w:rPr>
                    <w:t>feature</w:t>
                  </w:r>
                  <w:r w:rsidRPr="00FD1FB5">
                    <w:rPr>
                      <w:sz w:val="16"/>
                      <w:szCs w:val="16"/>
                    </w:rPr>
                    <w:t>.</w:t>
                  </w:r>
                </w:p>
                <w:p w:rsidR="006D70DC" w:rsidRPr="00CB27F7" w:rsidRDefault="006D70DC" w:rsidP="00BA5358">
                  <w:pPr>
                    <w:rPr>
                      <w:sz w:val="16"/>
                      <w:szCs w:val="16"/>
                    </w:rPr>
                  </w:pPr>
                </w:p>
              </w:txbxContent>
            </v:textbox>
            <w10:wrap type="square" anchorx="margin" anchory="margin"/>
            <w10:anchorlock/>
          </v:shape>
        </w:pict>
      </w:r>
      <w:r w:rsidR="00BA5358">
        <w:t xml:space="preserve">Although the structure of a classification pipeline is linear, the </w:t>
      </w:r>
      <w:r w:rsidR="00BA5358" w:rsidRPr="00FD1FB5">
        <w:rPr>
          <w:i/>
        </w:rPr>
        <w:t>process</w:t>
      </w:r>
      <w:r w:rsidR="00BA5358" w:rsidRPr="00181374">
        <w:t xml:space="preserve"> of implementing</w:t>
      </w:r>
      <w:r w:rsidR="00BA5358">
        <w:t xml:space="preserve"> and analyzing</w:t>
      </w:r>
      <w:r w:rsidR="00BA5358" w:rsidRPr="00D47338">
        <w:rPr>
          <w:i/>
        </w:rPr>
        <w:t xml:space="preserve"> </w:t>
      </w:r>
      <w:r w:rsidR="00BA5358">
        <w:t xml:space="preserve">it is not. Analysis of a current implementation informs a developer’s next implementation action. Developers often revisit prior steps, such as collecting additional data, debugging implementation of attributes, brainstorming new attributes, or reconsidering their modeling algorithm. The process of applying machine learning thus requires repeated transition between implementation and analysis. Gestalt is defined by supporting both implementation and analysis so that these transitions can be fast, fluid, and easy. </w:t>
      </w:r>
    </w:p>
    <w:p w:rsidR="00BA5358" w:rsidRDefault="00BA5358" w:rsidP="00BA5358">
      <w:pPr>
        <w:pStyle w:val="Heading1"/>
      </w:pPr>
      <w:r>
        <w:t>PROVIDING GENERAL-PURPOSE SUPPORT</w:t>
      </w:r>
    </w:p>
    <w:p w:rsidR="00BA5358" w:rsidRDefault="008D0C3B" w:rsidP="00BA5358">
      <w:r>
        <w:rPr>
          <w:noProof/>
        </w:rPr>
        <w:pict>
          <v:shape id="_x0000_s1058" type="#_x0000_t202" style="position:absolute;left:0;text-align:left;margin-left:56.1pt;margin-top:63pt;width:7in;height:124.6pt;z-index:251660288;mso-wrap-edited:f;mso-position-horizontal-relative:page;mso-position-vertical-relative:page" wrapcoords="0 0 21600 0 21600 21600 0 21600 0 0" filled="f" stroked="f">
            <v:fill o:detectmouseclick="t"/>
            <v:textbox style="mso-next-textbox:#_x0000_s1058" inset="0,0,0,0">
              <w:txbxContent>
                <w:p w:rsidR="006D70DC" w:rsidRDefault="006D70DC" w:rsidP="00BA5358">
                  <w:pPr>
                    <w:spacing w:after="0"/>
                    <w:jc w:val="center"/>
                    <w:rPr>
                      <w:b/>
                      <w:sz w:val="18"/>
                      <w:szCs w:val="18"/>
                    </w:rPr>
                  </w:pPr>
                  <w:r>
                    <w:rPr>
                      <w:b/>
                      <w:noProof/>
                      <w:sz w:val="18"/>
                      <w:szCs w:val="18"/>
                    </w:rPr>
                    <w:drawing>
                      <wp:inline distT="0" distB="0" distL="0" distR="0">
                        <wp:extent cx="6129867" cy="1040852"/>
                        <wp:effectExtent l="19050" t="0" r="4233" b="0"/>
                        <wp:docPr id="12" name="Picture 7" descr=":images: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pipeline.png"/>
                                <pic:cNvPicPr>
                                  <a:picLocks noChangeAspect="1" noChangeArrowheads="1"/>
                                </pic:cNvPicPr>
                              </pic:nvPicPr>
                              <pic:blipFill>
                                <a:blip r:embed="rId9"/>
                                <a:srcRect/>
                                <a:stretch>
                                  <a:fillRect/>
                                </a:stretch>
                              </pic:blipFill>
                              <pic:spPr bwMode="auto">
                                <a:xfrm>
                                  <a:off x="0" y="0"/>
                                  <a:ext cx="6129867" cy="1040852"/>
                                </a:xfrm>
                                <a:prstGeom prst="rect">
                                  <a:avLst/>
                                </a:prstGeom>
                                <a:noFill/>
                                <a:ln w="9525">
                                  <a:noFill/>
                                  <a:miter lim="800000"/>
                                  <a:headEnd/>
                                  <a:tailEnd/>
                                </a:ln>
                              </pic:spPr>
                            </pic:pic>
                          </a:graphicData>
                        </a:graphic>
                      </wp:inline>
                    </w:drawing>
                  </w:r>
                </w:p>
                <w:p w:rsidR="006D70DC" w:rsidRPr="00C16027" w:rsidRDefault="006D70DC" w:rsidP="00BA5358">
                  <w:pPr>
                    <w:spacing w:before="40"/>
                  </w:pPr>
                  <w:r w:rsidRPr="00C16027">
                    <w:rPr>
                      <w:b/>
                      <w:sz w:val="18"/>
                      <w:szCs w:val="18"/>
                    </w:rPr>
                    <w:t xml:space="preserve">Figure 1: A wide variety of machine learning problems </w:t>
                  </w:r>
                  <w:r>
                    <w:rPr>
                      <w:b/>
                      <w:sz w:val="18"/>
                      <w:szCs w:val="18"/>
                    </w:rPr>
                    <w:t>share a</w:t>
                  </w:r>
                  <w:r w:rsidRPr="00C16027">
                    <w:rPr>
                      <w:b/>
                      <w:sz w:val="18"/>
                      <w:szCs w:val="18"/>
                    </w:rPr>
                    <w:t xml:space="preserve"> </w:t>
                  </w:r>
                  <w:r>
                    <w:rPr>
                      <w:b/>
                      <w:sz w:val="18"/>
                      <w:szCs w:val="18"/>
                    </w:rPr>
                    <w:t>common</w:t>
                  </w:r>
                  <w:r w:rsidRPr="00C16027">
                    <w:rPr>
                      <w:b/>
                      <w:sz w:val="18"/>
                      <w:szCs w:val="18"/>
                    </w:rPr>
                    <w:t xml:space="preserve"> clas</w:t>
                  </w:r>
                  <w:r>
                    <w:rPr>
                      <w:b/>
                      <w:sz w:val="18"/>
                      <w:szCs w:val="18"/>
                    </w:rPr>
                    <w:t>sification pipeline. The pipeline describes how data is  transformed into a model: (a) raw data is parsed, (b) attributes are computed from parsed data, (c) a model is trained, and (d) the model is tested. This figure above shows</w:t>
                  </w:r>
                  <w:r w:rsidRPr="00C16027">
                    <w:rPr>
                      <w:b/>
                      <w:sz w:val="18"/>
                      <w:szCs w:val="18"/>
                    </w:rPr>
                    <w:t xml:space="preserve"> two</w:t>
                  </w:r>
                  <w:r>
                    <w:rPr>
                      <w:b/>
                      <w:sz w:val="18"/>
                      <w:szCs w:val="18"/>
                    </w:rPr>
                    <w:t xml:space="preserve"> problems</w:t>
                  </w:r>
                  <w:r w:rsidRPr="00C16027">
                    <w:rPr>
                      <w:b/>
                      <w:sz w:val="18"/>
                      <w:szCs w:val="18"/>
                    </w:rPr>
                    <w:t xml:space="preserve">, sentiment analysis and gesture recognition, </w:t>
                  </w:r>
                  <w:r>
                    <w:rPr>
                      <w:b/>
                      <w:sz w:val="18"/>
                      <w:szCs w:val="18"/>
                    </w:rPr>
                    <w:t>that share the same pipeline.</w:t>
                  </w:r>
                </w:p>
              </w:txbxContent>
            </v:textbox>
            <w10:wrap type="tight" anchorx="page" anchory="page"/>
          </v:shape>
        </w:pict>
      </w:r>
      <w:r w:rsidR="00BA5358">
        <w:t xml:space="preserve">This section introduces two canonical machine learning problems: </w:t>
      </w:r>
      <w:r w:rsidR="00BA5358" w:rsidRPr="00FA1D8F">
        <w:t xml:space="preserve">movie review </w:t>
      </w:r>
      <w:r w:rsidR="00BA5358" w:rsidRPr="0000051B">
        <w:rPr>
          <w:i/>
        </w:rPr>
        <w:t>sentiment analysis</w:t>
      </w:r>
      <w:r w:rsidR="00BA5358" w:rsidRPr="00FA1D8F">
        <w:t xml:space="preserve"> and pen-based </w:t>
      </w:r>
      <w:r w:rsidR="00BA5358" w:rsidRPr="0000051B">
        <w:rPr>
          <w:i/>
        </w:rPr>
        <w:t>gesture recognitio</w:t>
      </w:r>
      <w:r w:rsidR="00BA5358">
        <w:rPr>
          <w:i/>
        </w:rPr>
        <w:t>n</w:t>
      </w:r>
      <w:r w:rsidR="00BA5358">
        <w:t>. We discuss important differences between these problems, as these differences illustrate a range of support needed in a general-purpose tool. We then discuss their similarity, as their common structure provides the basis for Gestalt’s integrated support.</w:t>
      </w:r>
    </w:p>
    <w:p w:rsidR="00BA5358" w:rsidRDefault="00BA5358" w:rsidP="00BA5358">
      <w:pPr>
        <w:pStyle w:val="Heading2"/>
      </w:pPr>
      <w:r>
        <w:t>Two Canonical Problems</w:t>
      </w:r>
    </w:p>
    <w:p w:rsidR="00BA5358" w:rsidRDefault="00BA5358" w:rsidP="00BA5358">
      <w:r w:rsidRPr="00FD1FB5">
        <w:rPr>
          <w:i/>
        </w:rPr>
        <w:t>Sentiment analysis</w:t>
      </w:r>
      <w:r w:rsidRPr="00FA34A6">
        <w:t xml:space="preserve"> </w:t>
      </w:r>
      <w:r>
        <w:t xml:space="preserve">consists of categorizing text (e.g., movie reviews) according to some sentiment expressed in that text (e.g., whether a reviewer had a positive or negative impression of the movie). </w:t>
      </w:r>
      <w:r w:rsidRPr="00FA34A6">
        <w:t xml:space="preserve">A canonical </w:t>
      </w:r>
      <w:r>
        <w:t xml:space="preserve">machine learning solution was developed </w:t>
      </w:r>
      <w:r w:rsidRPr="00FA34A6">
        <w:t xml:space="preserve">by Pang </w:t>
      </w:r>
      <w:r w:rsidRPr="00FA34A6">
        <w:rPr>
          <w:i/>
        </w:rPr>
        <w:t>et al.</w:t>
      </w:r>
      <w:r>
        <w:t xml:space="preserve"> </w:t>
      </w:r>
      <w:r w:rsidR="00A7061C">
        <w:fldChar w:fldCharType="begin"/>
      </w:r>
      <w:r w:rsidR="00530EF6">
        <w:instrText>Mendeley Citation{5aee6ef6-8de6-102d-98a1-0024e85ead87} Prev:{[15]}</w:instrText>
      </w:r>
      <w:r w:rsidR="00A7061C">
        <w:fldChar w:fldCharType="separate"/>
      </w:r>
      <w:r w:rsidR="00530EF6" w:rsidRPr="00530EF6">
        <w:rPr>
          <w:noProof/>
        </w:rPr>
        <w:t>[15]</w:t>
      </w:r>
      <w:r w:rsidR="00A7061C">
        <w:fldChar w:fldCharType="end"/>
      </w:r>
      <w:r>
        <w:t xml:space="preserve">. </w:t>
      </w:r>
      <w:r w:rsidRPr="00FA34A6">
        <w:t xml:space="preserve">Following Pang </w:t>
      </w:r>
      <w:r w:rsidRPr="00FA34A6">
        <w:rPr>
          <w:i/>
        </w:rPr>
        <w:t>et al.</w:t>
      </w:r>
      <w:r>
        <w:t xml:space="preserve">’s process, a developer collects positive and negative movie reviews, formats reviews to plain text, and computes </w:t>
      </w:r>
      <w:r w:rsidR="00D80FBB">
        <w:t>word-count</w:t>
      </w:r>
      <w:r>
        <w:t xml:space="preserve"> attributes (the number of times the word appears in the review). They then prune words that are too common, too rare, or not descriptive. The resulting pipeline can be evaluated in a standard cross-validation experiment. This involves randomly splitting data into testing and training sets, creating models using the training sets, and evaluating the accuracy of those models on the test sets. </w:t>
      </w:r>
    </w:p>
    <w:p w:rsidR="00BA5358" w:rsidRDefault="00BA5358" w:rsidP="00BA5358">
      <w:r>
        <w:t>Pen-based g</w:t>
      </w:r>
      <w:r w:rsidRPr="00FD1FB5">
        <w:rPr>
          <w:i/>
        </w:rPr>
        <w:t>esture recognition</w:t>
      </w:r>
      <w:r>
        <w:t xml:space="preserve"> is well studied, with Rubine providing a canonical approach </w:t>
      </w:r>
      <w:r w:rsidR="00A7061C" w:rsidRPr="00BD6A1D">
        <w:fldChar w:fldCharType="begin"/>
      </w:r>
      <w:r w:rsidR="00530EF6">
        <w:instrText>Mendeley Citation{e008c858-7603-4664-ad99-e366f221f746} Prev:{[17]}</w:instrText>
      </w:r>
      <w:r w:rsidR="00A7061C" w:rsidRPr="00BD6A1D">
        <w:fldChar w:fldCharType="separate"/>
      </w:r>
      <w:r w:rsidR="00530EF6" w:rsidRPr="00530EF6">
        <w:rPr>
          <w:noProof/>
        </w:rPr>
        <w:t>[17]</w:t>
      </w:r>
      <w:r w:rsidR="00A7061C" w:rsidRPr="00BD6A1D">
        <w:fldChar w:fldCharType="end"/>
      </w:r>
      <w:r w:rsidRPr="009A5234">
        <w:rPr>
          <w:color w:val="3366FF"/>
        </w:rPr>
        <w:t>.</w:t>
      </w:r>
      <w:r>
        <w:t xml:space="preserve"> A developer collects strokes defined as </w:t>
      </w:r>
      <w:r w:rsidRPr="00FA34A6">
        <w:t>set</w:t>
      </w:r>
      <w:r>
        <w:t>s</w:t>
      </w:r>
      <w:r w:rsidRPr="00FA34A6">
        <w:t xml:space="preserve"> </w:t>
      </w:r>
      <w:r>
        <w:t xml:space="preserve">of </w:t>
      </w:r>
      <w:r w:rsidRPr="00FA34A6">
        <w:t>(</w:t>
      </w:r>
      <w:r w:rsidRPr="00FA34A6">
        <w:rPr>
          <w:i/>
        </w:rPr>
        <w:t>x</w:t>
      </w:r>
      <w:r w:rsidRPr="00FA34A6">
        <w:t xml:space="preserve">, </w:t>
      </w:r>
      <w:r w:rsidRPr="00FA34A6">
        <w:rPr>
          <w:i/>
        </w:rPr>
        <w:t>y</w:t>
      </w:r>
      <w:r w:rsidRPr="00FA34A6">
        <w:t xml:space="preserve">, </w:t>
      </w:r>
      <w:r w:rsidRPr="00FA34A6">
        <w:rPr>
          <w:i/>
        </w:rPr>
        <w:t>t</w:t>
      </w:r>
      <w:r w:rsidRPr="00FA34A6">
        <w:t>) triples</w:t>
      </w:r>
      <w:r>
        <w:t>,</w:t>
      </w:r>
      <w:r w:rsidRPr="00FA34A6">
        <w:t xml:space="preserve"> where </w:t>
      </w:r>
      <w:r w:rsidRPr="00FA34A6">
        <w:rPr>
          <w:i/>
        </w:rPr>
        <w:t xml:space="preserve">x </w:t>
      </w:r>
      <w:r w:rsidRPr="00FA34A6">
        <w:t xml:space="preserve">and </w:t>
      </w:r>
      <w:r w:rsidRPr="00FA34A6">
        <w:rPr>
          <w:i/>
        </w:rPr>
        <w:t>y</w:t>
      </w:r>
      <w:r w:rsidRPr="00FA34A6">
        <w:t xml:space="preserve"> are </w:t>
      </w:r>
      <w:r>
        <w:t xml:space="preserve">2D </w:t>
      </w:r>
      <w:r w:rsidRPr="00FA34A6">
        <w:t xml:space="preserve">points and </w:t>
      </w:r>
      <w:r w:rsidRPr="00FA34A6">
        <w:rPr>
          <w:i/>
        </w:rPr>
        <w:t>t</w:t>
      </w:r>
      <w:r w:rsidRPr="00FA34A6">
        <w:t xml:space="preserve"> is time. </w:t>
      </w:r>
      <w:r>
        <w:t xml:space="preserve">Because different people may draw the same gesture differently, data is typically collected from a large pool of people to help ensure learned models are robust to such </w:t>
      </w:r>
      <w:r>
        <w:lastRenderedPageBreak/>
        <w:t xml:space="preserve">variance. Strokes </w:t>
      </w:r>
      <w:r w:rsidRPr="00FA34A6">
        <w:t xml:space="preserve">are </w:t>
      </w:r>
      <w:r w:rsidRPr="00FA34A6">
        <w:rPr>
          <w:i/>
        </w:rPr>
        <w:t>normalized</w:t>
      </w:r>
      <w:r w:rsidRPr="00FA34A6">
        <w:t xml:space="preserve"> by rotating, translating, and scaling them to facilitate comparison. </w:t>
      </w:r>
      <w:r>
        <w:t xml:space="preserve">The normalized strokes are then used to compute attributes (e.g., the length of the stroke, measures of angles in the stroke). Cross-validation experiments then evaluate the pipeline. </w:t>
      </w:r>
    </w:p>
    <w:p w:rsidR="00BA5358" w:rsidRDefault="00BA5358" w:rsidP="00BA5358">
      <w:pPr>
        <w:pStyle w:val="Heading2"/>
      </w:pPr>
      <w:r>
        <w:t>Problem Differences</w:t>
      </w:r>
    </w:p>
    <w:p w:rsidR="00BA5358" w:rsidRDefault="00BA5358" w:rsidP="00BA5358">
      <w:r>
        <w:t>S</w:t>
      </w:r>
      <w:r w:rsidRPr="00FA34A6">
        <w:t xml:space="preserve">entiment analysis is a </w:t>
      </w:r>
      <w:r w:rsidRPr="00FA34A6">
        <w:rPr>
          <w:i/>
        </w:rPr>
        <w:t>two-class</w:t>
      </w:r>
      <w:r w:rsidRPr="00FA34A6">
        <w:t xml:space="preserve"> problem</w:t>
      </w:r>
      <w:r>
        <w:t xml:space="preserve">, but gesture recognition is </w:t>
      </w:r>
      <w:r w:rsidRPr="00FA34A6">
        <w:rPr>
          <w:i/>
        </w:rPr>
        <w:t>multi-class</w:t>
      </w:r>
      <w:r w:rsidRPr="00FA34A6">
        <w:t xml:space="preserve">. </w:t>
      </w:r>
      <w:r>
        <w:t>I</w:t>
      </w:r>
      <w:r w:rsidRPr="00FA34A6">
        <w:t>n the sentiment problem</w:t>
      </w:r>
      <w:r>
        <w:t>, classification errors</w:t>
      </w:r>
      <w:r w:rsidRPr="00FA34A6">
        <w:t xml:space="preserve"> are binary</w:t>
      </w:r>
      <w:r>
        <w:t xml:space="preserve"> (i.e., </w:t>
      </w:r>
      <w:r w:rsidRPr="00FA34A6">
        <w:t>review</w:t>
      </w:r>
      <w:r>
        <w:t>s can be only positive or negative)</w:t>
      </w:r>
      <w:r w:rsidRPr="00FA34A6">
        <w:t xml:space="preserve">. In the gesture </w:t>
      </w:r>
      <w:r>
        <w:t xml:space="preserve">problem, </w:t>
      </w:r>
      <w:r w:rsidRPr="00FA34A6">
        <w:t>it also</w:t>
      </w:r>
      <w:r>
        <w:t xml:space="preserve"> matters</w:t>
      </w:r>
      <w:r w:rsidRPr="00FA34A6">
        <w:t xml:space="preserve"> </w:t>
      </w:r>
      <w:r w:rsidRPr="00FA34A6">
        <w:rPr>
          <w:i/>
        </w:rPr>
        <w:t xml:space="preserve">how </w:t>
      </w:r>
      <w:r>
        <w:t xml:space="preserve">an example is </w:t>
      </w:r>
      <w:r w:rsidRPr="00FA34A6">
        <w:t>misclassified. For example, it is important to know if rectangles are commonly misclassified as triangles</w:t>
      </w:r>
      <w:r>
        <w:t xml:space="preserve">. This added information can help </w:t>
      </w:r>
      <w:r w:rsidRPr="00FA34A6">
        <w:t xml:space="preserve">a developer </w:t>
      </w:r>
      <w:r>
        <w:t xml:space="preserve">identify </w:t>
      </w:r>
      <w:r w:rsidRPr="00FA34A6">
        <w:t>the part of the pip</w:t>
      </w:r>
      <w:r>
        <w:t>eline responsible for that error</w:t>
      </w:r>
      <w:r w:rsidRPr="00FA34A6">
        <w:t>.</w:t>
      </w:r>
    </w:p>
    <w:p w:rsidR="00BA5358" w:rsidRDefault="00BA5358" w:rsidP="00BA5358">
      <w:r>
        <w:t xml:space="preserve">These problems also differ in the </w:t>
      </w:r>
      <w:r>
        <w:rPr>
          <w:i/>
        </w:rPr>
        <w:t>visual</w:t>
      </w:r>
      <w:r w:rsidRPr="00022158">
        <w:rPr>
          <w:i/>
        </w:rPr>
        <w:t xml:space="preserve"> </w:t>
      </w:r>
      <w:r>
        <w:rPr>
          <w:i/>
        </w:rPr>
        <w:t>representation</w:t>
      </w:r>
      <w:r>
        <w:t xml:space="preserve"> of their data. Pen-based gestures have a natural and </w:t>
      </w:r>
      <w:r w:rsidRPr="00FA34A6">
        <w:t xml:space="preserve">compact </w:t>
      </w:r>
      <w:r w:rsidRPr="00022158">
        <w:t>visual representation</w:t>
      </w:r>
      <w:r w:rsidRPr="00FA34A6">
        <w:t xml:space="preserve">. A developer can easily </w:t>
      </w:r>
      <w:r>
        <w:t>verify the label</w:t>
      </w:r>
      <w:r w:rsidRPr="00FA34A6">
        <w:t xml:space="preserve"> </w:t>
      </w:r>
      <w:r>
        <w:t xml:space="preserve">of </w:t>
      </w:r>
      <w:r w:rsidRPr="00FA34A6">
        <w:t xml:space="preserve">a gesture by </w:t>
      </w:r>
      <w:r>
        <w:t xml:space="preserve">simply </w:t>
      </w:r>
      <w:r w:rsidRPr="00FA34A6">
        <w:t xml:space="preserve">looking at a drawing of </w:t>
      </w:r>
      <w:r>
        <w:t xml:space="preserve">the </w:t>
      </w:r>
      <w:r w:rsidRPr="00FA34A6">
        <w:t xml:space="preserve">stroke. In contrast, </w:t>
      </w:r>
      <w:r>
        <w:t xml:space="preserve">the sentiment of </w:t>
      </w:r>
      <w:r w:rsidRPr="00FA34A6">
        <w:t xml:space="preserve">movie reviews </w:t>
      </w:r>
      <w:r>
        <w:t xml:space="preserve">requires significantly more time and effort to interpret. They are still </w:t>
      </w:r>
      <w:r w:rsidRPr="00FA34A6">
        <w:t>human verifiable</w:t>
      </w:r>
      <w:r>
        <w:t>, but require more attention than a gesture.</w:t>
      </w:r>
      <w:r w:rsidRPr="00FA34A6">
        <w:t xml:space="preserve"> </w:t>
      </w:r>
    </w:p>
    <w:p w:rsidR="00BA5358" w:rsidRDefault="00BA5358" w:rsidP="00BA5358">
      <w:r>
        <w:t xml:space="preserve">These problems also illustrate differing </w:t>
      </w:r>
      <w:r w:rsidRPr="00FD1FB5">
        <w:rPr>
          <w:i/>
        </w:rPr>
        <w:t>interpretability</w:t>
      </w:r>
      <w:r>
        <w:t xml:space="preserve"> of their attributes, including </w:t>
      </w:r>
      <w:r w:rsidRPr="0089317C">
        <w:rPr>
          <w:i/>
        </w:rPr>
        <w:t xml:space="preserve">verifiability </w:t>
      </w:r>
      <w:r>
        <w:t xml:space="preserve">and </w:t>
      </w:r>
      <w:r>
        <w:rPr>
          <w:i/>
        </w:rPr>
        <w:t>sparseness</w:t>
      </w:r>
      <w:r>
        <w:t>. Individual values of s</w:t>
      </w:r>
      <w:r w:rsidRPr="00FA34A6">
        <w:t xml:space="preserve">entiment </w:t>
      </w:r>
      <w:r>
        <w:t>attributes</w:t>
      </w:r>
      <w:r w:rsidRPr="00FA34A6">
        <w:t xml:space="preserve"> are easier to </w:t>
      </w:r>
      <w:r w:rsidRPr="00FA34A6">
        <w:rPr>
          <w:i/>
        </w:rPr>
        <w:t>verify</w:t>
      </w:r>
      <w:r w:rsidRPr="00FA34A6">
        <w:t xml:space="preserve">. </w:t>
      </w:r>
      <w:r>
        <w:t>A</w:t>
      </w:r>
      <w:r w:rsidRPr="00FA34A6">
        <w:t xml:space="preserve"> developer can </w:t>
      </w:r>
      <w:r>
        <w:t xml:space="preserve">quickly check the value of a word-count attribute against </w:t>
      </w:r>
      <w:r w:rsidRPr="00FA34A6">
        <w:t xml:space="preserve">the text of </w:t>
      </w:r>
      <w:r>
        <w:t>a</w:t>
      </w:r>
      <w:r w:rsidRPr="00FA34A6">
        <w:t xml:space="preserve"> review. In contrast, it is difficult to gauge the correctness of angle values and distances computed over the normalized points of a gesture. </w:t>
      </w:r>
      <w:r>
        <w:t xml:space="preserve">On the other hand, sentiment </w:t>
      </w:r>
      <w:r w:rsidR="00D80FBB">
        <w:t>attributes</w:t>
      </w:r>
      <w:r>
        <w:t xml:space="preserve"> are </w:t>
      </w:r>
      <w:r w:rsidRPr="00FD1FB5">
        <w:rPr>
          <w:i/>
        </w:rPr>
        <w:t>sparse</w:t>
      </w:r>
      <w:r>
        <w:t xml:space="preserve">. Each review has a large number of </w:t>
      </w:r>
      <w:r w:rsidR="00D80FBB">
        <w:t>attributes</w:t>
      </w:r>
      <w:r>
        <w:t>, m</w:t>
      </w:r>
      <w:r w:rsidRPr="00FA34A6">
        <w:t xml:space="preserve">ost </w:t>
      </w:r>
      <w:r w:rsidR="00D80FBB">
        <w:t>word-</w:t>
      </w:r>
      <w:r>
        <w:t xml:space="preserve">count values are zero, and only non-zero values have an effect on the final model. </w:t>
      </w:r>
      <w:r w:rsidRPr="00FA34A6">
        <w:t xml:space="preserve">The gesture recognition problem is defined by a small set of </w:t>
      </w:r>
      <w:r>
        <w:t xml:space="preserve">dense attributes, where each attribute may have a distinct value and an effect on the final model. </w:t>
      </w:r>
    </w:p>
    <w:p w:rsidR="00BA5358" w:rsidRDefault="00BA5358" w:rsidP="00BA5358">
      <w:r>
        <w:t xml:space="preserve">A final difference we emphasize is how solutions are </w:t>
      </w:r>
      <w:r w:rsidRPr="00FD1FB5">
        <w:rPr>
          <w:i/>
        </w:rPr>
        <w:t>evaluated</w:t>
      </w:r>
      <w:r>
        <w:t xml:space="preserve"> in cross-validation experiments. Random splitting of data into training and testing sets is generally effective for sentiment analysis and other problems. Applied to gesture recognition, however, it can often be misleading. People may differ in how they draw a gesture, and random sampling ignores this lack of independence. Because the goal is to evaluate how well a model is likely to generalize onto people who are not in the training set, leave-one-out cross-validation is used. Models are trained with data from all but one person, then tested with data from that person. </w:t>
      </w:r>
    </w:p>
    <w:p w:rsidR="00BA5358" w:rsidRDefault="00F64E3D" w:rsidP="00BA5358">
      <w:pPr>
        <w:pStyle w:val="Heading2"/>
      </w:pPr>
      <w:r>
        <w:t xml:space="preserve">Problem </w:t>
      </w:r>
      <w:r w:rsidR="00BA5358">
        <w:t>Similarity</w:t>
      </w:r>
    </w:p>
    <w:p w:rsidR="00BA5358" w:rsidRDefault="00BA5358" w:rsidP="00BA5358">
      <w:r>
        <w:t xml:space="preserve">Although these problems are different at nearly every step, Figure 1 shows there is a similar structure to their classification pipelines. Both separate data into discrete examples, compute attributes describing each example, and conduct experiments that identify sets of examples that are correctly or incorrectly classified by the pipeline. This common structure provides leverage for a general-purpose tool. In our development of Gestalt, we have examined how an integrated environment can provide necessary flexibility at every stage of a process while also leveraging this common structure to make developers more effective in their application of machine learning. The next section introduces Gestalt and its capabilities. In later discussion, we </w:t>
      </w:r>
      <w:r w:rsidR="00D44B9C">
        <w:t xml:space="preserve">consider </w:t>
      </w:r>
      <w:r>
        <w:t>limitations of our current implementation and the general-purpose approach.</w:t>
      </w:r>
    </w:p>
    <w:p w:rsidR="008B1B19" w:rsidRDefault="000D44EF" w:rsidP="000D44EF">
      <w:pPr>
        <w:pStyle w:val="Heading1"/>
        <w:rPr>
          <w:noProof/>
        </w:rPr>
      </w:pPr>
      <w:r>
        <w:rPr>
          <w:noProof/>
        </w:rPr>
        <w:t>Gestalt</w:t>
      </w:r>
    </w:p>
    <w:p w:rsidR="007679F2" w:rsidRDefault="00A7061C">
      <w:r>
        <w:rPr>
          <w:noProof/>
        </w:rPr>
        <w:pict>
          <v:shape id="_x0000_s1066" type="#_x0000_t202" style="position:absolute;left:0;text-align:left;margin-left:0;margin-top:0;width:7in;height:185.5pt;z-index:251654144;mso-wrap-edited:f;mso-position-horizontal:center;mso-position-horizontal-relative:margin;mso-position-vertical:top;mso-position-vertical-relative:margin" wrapcoords="0 0 21600 0 21600 21600 0 21600 0 0" filled="f" stroked="f">
            <v:fill o:detectmouseclick="t"/>
            <v:textbox style="mso-next-textbox:#_x0000_s1066" inset="0,0,0,0">
              <w:txbxContent>
                <w:p w:rsidR="006D70DC" w:rsidRDefault="006D70DC" w:rsidP="00A273BB">
                  <w:pPr>
                    <w:spacing w:before="40"/>
                    <w:jc w:val="center"/>
                    <w:rPr>
                      <w:b/>
                      <w:sz w:val="18"/>
                      <w:szCs w:val="18"/>
                    </w:rPr>
                  </w:pPr>
                  <w:r>
                    <w:rPr>
                      <w:b/>
                      <w:noProof/>
                      <w:sz w:val="18"/>
                      <w:szCs w:val="18"/>
                    </w:rPr>
                    <w:drawing>
                      <wp:inline distT="0" distB="0" distL="0" distR="0">
                        <wp:extent cx="6400800" cy="1676400"/>
                        <wp:effectExtent l="25400" t="0" r="0" b="0"/>
                        <wp:docPr id="11" name="Picture 6" descr=":imag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a.png"/>
                                <pic:cNvPicPr>
                                  <a:picLocks noChangeAspect="1" noChangeArrowheads="1"/>
                                </pic:cNvPicPr>
                              </pic:nvPicPr>
                              <pic:blipFill>
                                <a:blip r:embed="rId10"/>
                                <a:srcRect/>
                                <a:stretch>
                                  <a:fillRect/>
                                </a:stretch>
                              </pic:blipFill>
                              <pic:spPr bwMode="auto">
                                <a:xfrm>
                                  <a:off x="0" y="0"/>
                                  <a:ext cx="6400800" cy="1676400"/>
                                </a:xfrm>
                                <a:prstGeom prst="rect">
                                  <a:avLst/>
                                </a:prstGeom>
                                <a:noFill/>
                                <a:ln w="9525">
                                  <a:noFill/>
                                  <a:miter lim="800000"/>
                                  <a:headEnd/>
                                  <a:tailEnd/>
                                </a:ln>
                              </pic:spPr>
                            </pic:pic>
                          </a:graphicData>
                        </a:graphic>
                      </wp:inline>
                    </w:drawing>
                  </w:r>
                </w:p>
                <w:p w:rsidR="006D70DC" w:rsidRPr="00233BEC" w:rsidRDefault="006D70DC" w:rsidP="00A273BB">
                  <w:pPr>
                    <w:spacing w:before="40"/>
                    <w:ind w:left="288" w:right="288"/>
                  </w:pPr>
                  <w:r w:rsidRPr="00233BEC">
                    <w:rPr>
                      <w:b/>
                      <w:sz w:val="18"/>
                      <w:szCs w:val="18"/>
                    </w:rPr>
                    <w:t xml:space="preserve">Figure 2: </w:t>
                  </w:r>
                  <w:r>
                    <w:rPr>
                      <w:b/>
                      <w:sz w:val="18"/>
                      <w:szCs w:val="18"/>
                    </w:rPr>
                    <w:t xml:space="preserve">The implementation perspective </w:t>
                  </w:r>
                  <w:r w:rsidRPr="00233BEC">
                    <w:rPr>
                      <w:b/>
                      <w:sz w:val="18"/>
                      <w:szCs w:val="18"/>
                    </w:rPr>
                    <w:t xml:space="preserve">provides developers with structure through its classification pipeline view (a) and flexibility by allowing them to write code to represent their specific problem (b). A common data structure (c), shared between analysis and implementation, allows developers to quickly switch between the two tasks. </w:t>
                  </w:r>
                  <w:r>
                    <w:rPr>
                      <w:b/>
                      <w:sz w:val="18"/>
                      <w:szCs w:val="18"/>
                    </w:rPr>
                    <w:t>The</w:t>
                  </w:r>
                  <w:r w:rsidRPr="00233BEC">
                    <w:rPr>
                      <w:b/>
                      <w:sz w:val="18"/>
                      <w:szCs w:val="18"/>
                    </w:rPr>
                    <w:t xml:space="preserve"> </w:t>
                  </w:r>
                  <w:r>
                    <w:rPr>
                      <w:b/>
                      <w:sz w:val="18"/>
                      <w:szCs w:val="18"/>
                    </w:rPr>
                    <w:t>analysis perspective</w:t>
                  </w:r>
                  <w:r w:rsidRPr="00233BEC">
                    <w:rPr>
                      <w:b/>
                      <w:sz w:val="18"/>
                      <w:szCs w:val="18"/>
                    </w:rPr>
                    <w:t xml:space="preserve"> </w:t>
                  </w:r>
                  <w:r>
                    <w:rPr>
                      <w:b/>
                      <w:sz w:val="18"/>
                      <w:szCs w:val="18"/>
                    </w:rPr>
                    <w:t xml:space="preserve">allows </w:t>
                  </w:r>
                  <w:r w:rsidRPr="00233BEC">
                    <w:rPr>
                      <w:b/>
                      <w:sz w:val="18"/>
                      <w:szCs w:val="18"/>
                    </w:rPr>
                    <w:t xml:space="preserve">developers </w:t>
                  </w:r>
                  <w:r>
                    <w:rPr>
                      <w:b/>
                      <w:sz w:val="18"/>
                      <w:szCs w:val="18"/>
                    </w:rPr>
                    <w:t>to</w:t>
                  </w:r>
                  <w:r w:rsidRPr="00233BEC">
                    <w:rPr>
                      <w:b/>
                      <w:sz w:val="18"/>
                      <w:szCs w:val="18"/>
                    </w:rPr>
                    <w:t xml:space="preserve"> interact with the provided visualizations (e) by filtering, sorting, and coloring (d). </w:t>
                  </w:r>
                </w:p>
              </w:txbxContent>
            </v:textbox>
            <w10:wrap type="square" anchorx="margin" anchory="margin"/>
          </v:shape>
        </w:pict>
      </w:r>
      <w:r w:rsidR="00254C02">
        <w:t xml:space="preserve">Developers interact with </w:t>
      </w:r>
      <w:r w:rsidR="00696CC4">
        <w:t xml:space="preserve">a classification pipeline in </w:t>
      </w:r>
      <w:r w:rsidR="00254C02">
        <w:t xml:space="preserve">Gestalt through </w:t>
      </w:r>
      <w:r w:rsidR="00E1728F">
        <w:t>two high-level perspectives</w:t>
      </w:r>
      <w:r w:rsidR="00696CC4">
        <w:t xml:space="preserve">: an </w:t>
      </w:r>
      <w:r w:rsidR="005038E0" w:rsidRPr="00F115FE">
        <w:rPr>
          <w:i/>
        </w:rPr>
        <w:t>implementation</w:t>
      </w:r>
      <w:r w:rsidR="00911E2D">
        <w:t xml:space="preserve"> </w:t>
      </w:r>
      <w:r w:rsidR="00696CC4">
        <w:t xml:space="preserve">perspective </w:t>
      </w:r>
      <w:r w:rsidR="00911E2D">
        <w:t xml:space="preserve">and </w:t>
      </w:r>
      <w:r w:rsidR="00696CC4">
        <w:t xml:space="preserve">an </w:t>
      </w:r>
      <w:r w:rsidR="005038E0" w:rsidRPr="00F115FE">
        <w:rPr>
          <w:i/>
        </w:rPr>
        <w:t>analysis</w:t>
      </w:r>
      <w:r w:rsidR="00911E2D">
        <w:t xml:space="preserve"> </w:t>
      </w:r>
      <w:r w:rsidR="00696CC4">
        <w:t xml:space="preserve">perspective </w:t>
      </w:r>
      <w:r w:rsidR="00E1728F">
        <w:t xml:space="preserve">(Figure </w:t>
      </w:r>
      <w:r w:rsidR="00696CC4">
        <w:t>2</w:t>
      </w:r>
      <w:r w:rsidR="00E1728F">
        <w:t xml:space="preserve">). </w:t>
      </w:r>
      <w:r w:rsidR="00696CC4">
        <w:t xml:space="preserve">This parallels </w:t>
      </w:r>
      <w:r w:rsidR="00E1728F">
        <w:t xml:space="preserve">the </w:t>
      </w:r>
      <w:r w:rsidR="00696CC4">
        <w:t xml:space="preserve">common distinction between </w:t>
      </w:r>
      <w:r w:rsidR="00E1728F">
        <w:t xml:space="preserve">coding and debug perspectives in modern development environments </w:t>
      </w:r>
      <w:r w:rsidR="00696CC4">
        <w:t xml:space="preserve">(e.g., Eclipse, Microsoft </w:t>
      </w:r>
      <w:r w:rsidR="00E1728F">
        <w:t>Visual Studio</w:t>
      </w:r>
      <w:r w:rsidR="00696CC4">
        <w:t>)</w:t>
      </w:r>
      <w:r w:rsidR="00E1728F">
        <w:t xml:space="preserve">. </w:t>
      </w:r>
      <w:r w:rsidR="002D47ED">
        <w:t xml:space="preserve">The </w:t>
      </w:r>
      <w:r w:rsidR="005038E0" w:rsidRPr="00F115FE">
        <w:t>implementation perspective</w:t>
      </w:r>
      <w:r w:rsidR="002D47ED">
        <w:t xml:space="preserve"> </w:t>
      </w:r>
      <w:r w:rsidR="00F23697">
        <w:t xml:space="preserve">allows developers to edit code and manage the classification pipeline. The </w:t>
      </w:r>
      <w:r w:rsidR="005038E0" w:rsidRPr="00F115FE">
        <w:t>analysis perspective</w:t>
      </w:r>
      <w:r w:rsidR="00F23697">
        <w:t xml:space="preserve"> visualizes </w:t>
      </w:r>
      <w:r w:rsidR="003A455B">
        <w:t xml:space="preserve">the </w:t>
      </w:r>
      <w:r w:rsidR="00F23697">
        <w:t xml:space="preserve">information </w:t>
      </w:r>
      <w:r w:rsidR="00E212FF">
        <w:t>computed</w:t>
      </w:r>
      <w:r w:rsidR="00F23697">
        <w:t xml:space="preserve"> as data moves through </w:t>
      </w:r>
      <w:r w:rsidR="00696CC4">
        <w:t xml:space="preserve">that </w:t>
      </w:r>
      <w:r w:rsidR="00F23697">
        <w:t xml:space="preserve">pipeline. </w:t>
      </w:r>
      <w:r w:rsidR="00696CC4">
        <w:t>This section describes</w:t>
      </w:r>
      <w:r w:rsidR="00790653">
        <w:t xml:space="preserve"> </w:t>
      </w:r>
      <w:r w:rsidR="00F23697">
        <w:t>the specific capabilities of Gestalt</w:t>
      </w:r>
      <w:r w:rsidR="00F7176F">
        <w:t xml:space="preserve"> and </w:t>
      </w:r>
      <w:r w:rsidR="001426EB">
        <w:t>discuss</w:t>
      </w:r>
      <w:r w:rsidR="00696CC4">
        <w:t>es</w:t>
      </w:r>
      <w:r w:rsidR="00F7176F">
        <w:t xml:space="preserve"> how these capabilities work together to </w:t>
      </w:r>
      <w:r w:rsidR="000E054C">
        <w:t xml:space="preserve">support </w:t>
      </w:r>
      <w:r w:rsidR="00F23697">
        <w:t xml:space="preserve">developers </w:t>
      </w:r>
      <w:r w:rsidR="000E054C">
        <w:t xml:space="preserve">as they </w:t>
      </w:r>
      <w:r w:rsidR="00F23697">
        <w:t>implement a pipeline, analyze data, and</w:t>
      </w:r>
      <w:r w:rsidR="007E0EE3">
        <w:t xml:space="preserve"> transition between </w:t>
      </w:r>
      <w:r w:rsidR="000E054C">
        <w:t xml:space="preserve">these perspectives. </w:t>
      </w:r>
    </w:p>
    <w:p w:rsidR="007679F2" w:rsidRDefault="00DB5710">
      <w:pPr>
        <w:pStyle w:val="Heading2"/>
      </w:pPr>
      <w:r>
        <w:t>Providing Structure</w:t>
      </w:r>
      <w:r w:rsidR="00765B23">
        <w:t xml:space="preserve"> </w:t>
      </w:r>
      <w:r w:rsidR="006E5CD2">
        <w:t xml:space="preserve">While </w:t>
      </w:r>
      <w:r w:rsidR="00765B23">
        <w:t>Maintaining Flexibility</w:t>
      </w:r>
    </w:p>
    <w:p w:rsidR="006F582A" w:rsidRDefault="00523B83" w:rsidP="00F115FE">
      <w:pPr>
        <w:pStyle w:val="Heading2"/>
        <w:spacing w:before="0"/>
        <w:jc w:val="left"/>
        <w:rPr>
          <w:b w:val="0"/>
          <w:i/>
        </w:rPr>
      </w:pPr>
      <w:r w:rsidRPr="00A273BB">
        <w:rPr>
          <w:b w:val="0"/>
          <w:i/>
        </w:rPr>
        <w:t xml:space="preserve">How </w:t>
      </w:r>
      <w:r>
        <w:rPr>
          <w:b w:val="0"/>
          <w:i/>
        </w:rPr>
        <w:t>do I represent my problem?</w:t>
      </w:r>
    </w:p>
    <w:p w:rsidR="006F582A" w:rsidRDefault="00DD2BFF" w:rsidP="00F115FE">
      <w:r>
        <w:t>Domain</w:t>
      </w:r>
      <w:r w:rsidR="000E054C">
        <w:t>-</w:t>
      </w:r>
      <w:r>
        <w:t>specific t</w:t>
      </w:r>
      <w:r w:rsidR="005E645F">
        <w:t xml:space="preserve">ools </w:t>
      </w:r>
      <w:r w:rsidR="000E054C">
        <w:t xml:space="preserve">use </w:t>
      </w:r>
      <w:r w:rsidR="008D7C35">
        <w:t xml:space="preserve">an </w:t>
      </w:r>
      <w:r w:rsidR="001E4D14">
        <w:t>understand</w:t>
      </w:r>
      <w:r w:rsidR="000E054C">
        <w:t>ing of</w:t>
      </w:r>
      <w:r w:rsidR="005E645F">
        <w:t xml:space="preserve"> a </w:t>
      </w:r>
      <w:r w:rsidR="008D7C35">
        <w:t xml:space="preserve">particular </w:t>
      </w:r>
      <w:r w:rsidR="005E645F">
        <w:t>machi</w:t>
      </w:r>
      <w:r w:rsidR="001E4D14">
        <w:t xml:space="preserve">ne learning problem </w:t>
      </w:r>
      <w:r w:rsidR="008D7C35">
        <w:t xml:space="preserve">to constrain and hide some parts </w:t>
      </w:r>
      <w:r w:rsidR="008D7C35">
        <w:lastRenderedPageBreak/>
        <w:t xml:space="preserve">of the classification pipeline, </w:t>
      </w:r>
      <w:r w:rsidR="001E4D14">
        <w:t>expos</w:t>
      </w:r>
      <w:r w:rsidR="008D7C35">
        <w:t>ing</w:t>
      </w:r>
      <w:r w:rsidR="005E645F">
        <w:t xml:space="preserve"> only </w:t>
      </w:r>
      <w:r w:rsidR="008D7C35">
        <w:t xml:space="preserve">the </w:t>
      </w:r>
      <w:r w:rsidR="005E645F">
        <w:t xml:space="preserve">parts </w:t>
      </w:r>
      <w:r w:rsidR="008D7C35">
        <w:t xml:space="preserve">a developer </w:t>
      </w:r>
      <w:r w:rsidR="005E645F">
        <w:t>needs to interact</w:t>
      </w:r>
      <w:r w:rsidR="00A02136">
        <w:t xml:space="preserve"> with to create a solution</w:t>
      </w:r>
      <w:r w:rsidR="005E645F">
        <w:t xml:space="preserve">. </w:t>
      </w:r>
      <w:r w:rsidR="008D7C35">
        <w:t xml:space="preserve">For example, </w:t>
      </w:r>
      <w:r w:rsidR="005E645F">
        <w:t xml:space="preserve">Crayons </w:t>
      </w:r>
      <w:r w:rsidR="008D7C35">
        <w:t xml:space="preserve">allows </w:t>
      </w:r>
      <w:r w:rsidR="005E645F">
        <w:t xml:space="preserve">developers </w:t>
      </w:r>
      <w:r w:rsidR="008D7C35">
        <w:t xml:space="preserve">to </w:t>
      </w:r>
      <w:r w:rsidR="005E645F">
        <w:t xml:space="preserve">input data and see the output of </w:t>
      </w:r>
      <w:r w:rsidR="008D7C35">
        <w:t xml:space="preserve">a </w:t>
      </w:r>
      <w:r w:rsidR="001E4D14">
        <w:t>model</w:t>
      </w:r>
      <w:r w:rsidR="001E13DF">
        <w:t>, but</w:t>
      </w:r>
      <w:r w:rsidR="005E645F">
        <w:t xml:space="preserve"> </w:t>
      </w:r>
      <w:r w:rsidR="008D7C35">
        <w:t xml:space="preserve">provides </w:t>
      </w:r>
      <w:r w:rsidR="005E645F">
        <w:t xml:space="preserve">no control over the </w:t>
      </w:r>
      <w:r w:rsidR="008D7C35">
        <w:t xml:space="preserve">attributes or the learning </w:t>
      </w:r>
      <w:r w:rsidR="005E645F">
        <w:t>algorit</w:t>
      </w:r>
      <w:r w:rsidR="001E4D14">
        <w:t>hm</w:t>
      </w:r>
      <w:r w:rsidR="00D12B3A">
        <w:t xml:space="preserve"> </w:t>
      </w:r>
      <w:r w:rsidR="00A7061C">
        <w:fldChar w:fldCharType="begin"/>
      </w:r>
      <w:r w:rsidR="00D12B3A">
        <w:instrText>Mendeley Citation{dcbea08a-8dd8-102d-98a1-0024e85ead87} Prev:{[8]}</w:instrText>
      </w:r>
      <w:r w:rsidR="00A7061C">
        <w:fldChar w:fldCharType="separate"/>
      </w:r>
      <w:r w:rsidR="00D12B3A" w:rsidRPr="00D12B3A">
        <w:rPr>
          <w:noProof/>
        </w:rPr>
        <w:t>[8]</w:t>
      </w:r>
      <w:r w:rsidR="00A7061C">
        <w:fldChar w:fldCharType="end"/>
      </w:r>
      <w:r w:rsidR="001E4D14">
        <w:t xml:space="preserve">. </w:t>
      </w:r>
      <w:r w:rsidR="005E645F">
        <w:t xml:space="preserve">Crayons achieves </w:t>
      </w:r>
      <w:r w:rsidR="008D7C35">
        <w:t xml:space="preserve">its </w:t>
      </w:r>
      <w:r w:rsidR="005E645F">
        <w:t>ease of use</w:t>
      </w:r>
      <w:r w:rsidR="008D7C35">
        <w:t xml:space="preserve"> by cloaking </w:t>
      </w:r>
      <w:r w:rsidR="00B42E5D">
        <w:t xml:space="preserve">this </w:t>
      </w:r>
      <w:r w:rsidR="008D7C35">
        <w:t>complexity</w:t>
      </w:r>
      <w:r w:rsidR="005E645F">
        <w:t xml:space="preserve">. </w:t>
      </w:r>
      <w:r w:rsidR="00A02136">
        <w:t>H</w:t>
      </w:r>
      <w:r w:rsidR="0072468C">
        <w:t xml:space="preserve">owever, </w:t>
      </w:r>
      <w:r w:rsidR="001E4D14">
        <w:t>it is</w:t>
      </w:r>
      <w:r w:rsidR="0072468C">
        <w:t xml:space="preserve"> </w:t>
      </w:r>
      <w:r w:rsidR="00A02136">
        <w:t xml:space="preserve">thus </w:t>
      </w:r>
      <w:r w:rsidR="0072468C">
        <w:t xml:space="preserve">impossible to </w:t>
      </w:r>
      <w:r w:rsidR="001E4D14">
        <w:t xml:space="preserve">directly </w:t>
      </w:r>
      <w:r w:rsidR="0072468C">
        <w:t>modify</w:t>
      </w:r>
      <w:r w:rsidR="001E4D14">
        <w:t xml:space="preserve"> Crayons to solve a different </w:t>
      </w:r>
      <w:r w:rsidR="001E13DF">
        <w:t>machine</w:t>
      </w:r>
      <w:r w:rsidR="00B42E5D">
        <w:t xml:space="preserve"> </w:t>
      </w:r>
      <w:r w:rsidR="001E13DF">
        <w:t xml:space="preserve">learning </w:t>
      </w:r>
      <w:r w:rsidR="00B42E5D">
        <w:t>problem (</w:t>
      </w:r>
      <w:r w:rsidR="001E13DF">
        <w:t>even if that problem has a similar classification pipeline</w:t>
      </w:r>
      <w:r w:rsidR="00B42E5D">
        <w:t>)</w:t>
      </w:r>
      <w:r w:rsidR="0072468C">
        <w:t xml:space="preserve">. </w:t>
      </w:r>
    </w:p>
    <w:p w:rsidR="001E49D0" w:rsidRDefault="0072468C" w:rsidP="00176356">
      <w:r>
        <w:t xml:space="preserve">A key realization in Gestalt is that </w:t>
      </w:r>
      <w:r w:rsidRPr="0072468C">
        <w:rPr>
          <w:i/>
        </w:rPr>
        <w:t>general support cannot be achieved by hiding steps</w:t>
      </w:r>
      <w:r>
        <w:t xml:space="preserve"> </w:t>
      </w:r>
      <w:r w:rsidR="005038E0" w:rsidRPr="00F115FE">
        <w:rPr>
          <w:i/>
        </w:rPr>
        <w:t>in the pipeline</w:t>
      </w:r>
      <w:r>
        <w:t xml:space="preserve">. </w:t>
      </w:r>
      <w:r w:rsidR="001E49D0">
        <w:t>T</w:t>
      </w:r>
      <w:r w:rsidR="00176356">
        <w:t xml:space="preserve">he </w:t>
      </w:r>
      <w:r w:rsidR="00B43625">
        <w:t xml:space="preserve">classification </w:t>
      </w:r>
      <w:r w:rsidR="00DD2BFF">
        <w:t xml:space="preserve">pipeline is </w:t>
      </w:r>
      <w:r w:rsidR="001E49D0">
        <w:t xml:space="preserve">similar for many problems, but </w:t>
      </w:r>
      <w:r w:rsidR="00B43625">
        <w:t xml:space="preserve">the relative </w:t>
      </w:r>
      <w:r w:rsidR="001E49D0">
        <w:t>importan</w:t>
      </w:r>
      <w:r w:rsidR="00B43625">
        <w:t>ce of different steps</w:t>
      </w:r>
      <w:r w:rsidR="001E49D0">
        <w:t xml:space="preserve"> varies from problem to problem. Gestalt provides general support through </w:t>
      </w:r>
      <w:r w:rsidR="00DD2BFF">
        <w:t xml:space="preserve">a </w:t>
      </w:r>
      <w:r w:rsidR="00DD2BFF" w:rsidRPr="00DD2BFF">
        <w:rPr>
          <w:i/>
        </w:rPr>
        <w:t>structured</w:t>
      </w:r>
      <w:r w:rsidR="00DD2BFF">
        <w:t xml:space="preserve"> set of </w:t>
      </w:r>
      <w:r w:rsidR="001E49D0">
        <w:t xml:space="preserve">explicit </w:t>
      </w:r>
      <w:r w:rsidR="00DD2BFF">
        <w:t>steps with standard</w:t>
      </w:r>
      <w:r w:rsidR="001E49D0">
        <w:t>ized</w:t>
      </w:r>
      <w:r w:rsidR="00DD2BFF">
        <w:t xml:space="preserve"> inputs and outputs</w:t>
      </w:r>
      <w:r w:rsidR="001E49D0">
        <w:t xml:space="preserve"> </w:t>
      </w:r>
      <w:r w:rsidR="00DD2BFF">
        <w:t>(Figure</w:t>
      </w:r>
      <w:r w:rsidR="001E49D0">
        <w:t> </w:t>
      </w:r>
      <w:r w:rsidR="00DD2BFF">
        <w:t xml:space="preserve">2a). </w:t>
      </w:r>
      <w:r w:rsidR="001E49D0">
        <w:t xml:space="preserve">Gestalt </w:t>
      </w:r>
      <w:r w:rsidR="003F7602">
        <w:t>preserves</w:t>
      </w:r>
      <w:r w:rsidR="001E49D0">
        <w:t xml:space="preserve"> </w:t>
      </w:r>
      <w:r w:rsidR="005038E0" w:rsidRPr="00F115FE">
        <w:rPr>
          <w:i/>
        </w:rPr>
        <w:t>flexibility</w:t>
      </w:r>
      <w:r w:rsidR="001E49D0">
        <w:t xml:space="preserve"> by defining each step using IronPython </w:t>
      </w:r>
      <w:r w:rsidR="003F7602">
        <w:t>scripts written in a built</w:t>
      </w:r>
      <w:r w:rsidR="003F7602">
        <w:noBreakHyphen/>
        <w:t>in text editor (Figure 2b). This combination provides an explicit structure without constraining what a developer can do in that structure. Gestalt thus provide</w:t>
      </w:r>
      <w:r w:rsidR="00D12B3A">
        <w:t>s</w:t>
      </w:r>
      <w:r w:rsidR="003F7602">
        <w:t xml:space="preserve"> the same flexibility as general-purpose </w:t>
      </w:r>
      <w:r w:rsidR="00B43625">
        <w:t xml:space="preserve">programming </w:t>
      </w:r>
      <w:r w:rsidR="003F7602">
        <w:t>environments (e.g., Eclipse, MATLAB).</w:t>
      </w:r>
    </w:p>
    <w:p w:rsidR="002910BE" w:rsidRDefault="00A7061C">
      <w:r>
        <w:rPr>
          <w:noProof/>
        </w:rPr>
        <w:pict>
          <v:shape id="_x0000_s1071" type="#_x0000_t202" style="position:absolute;left:0;text-align:left;margin-left:54.75pt;margin-top:45pt;width:7in;height:142pt;z-index:251653120;mso-wrap-edited:f;mso-position-horizontal-relative:page;mso-position-vertical-relative:page" wrapcoords="0 0 21600 0 21600 21600 0 21600 0 0" filled="f" stroked="f">
            <v:fill o:detectmouseclick="t"/>
            <v:textbox style="mso-next-textbox:#_x0000_s1071" inset="0,0,0,0">
              <w:txbxContent>
                <w:p w:rsidR="006D70DC" w:rsidRDefault="006D70DC">
                  <w:pPr>
                    <w:spacing w:before="40" w:after="0"/>
                    <w:jc w:val="center"/>
                    <w:rPr>
                      <w:b/>
                      <w:sz w:val="18"/>
                      <w:szCs w:val="18"/>
                    </w:rPr>
                  </w:pPr>
                  <w:r>
                    <w:rPr>
                      <w:b/>
                      <w:noProof/>
                      <w:sz w:val="18"/>
                      <w:szCs w:val="18"/>
                    </w:rPr>
                    <w:drawing>
                      <wp:inline distT="0" distB="0" distL="0" distR="0">
                        <wp:extent cx="5486400" cy="1347657"/>
                        <wp:effectExtent l="19050" t="0" r="0" b="0"/>
                        <wp:docPr id="1" name="Picture 1" descr=":images:side-by-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side-by-side.png"/>
                                <pic:cNvPicPr>
                                  <a:picLocks noChangeAspect="1" noChangeArrowheads="1"/>
                                </pic:cNvPicPr>
                              </pic:nvPicPr>
                              <pic:blipFill>
                                <a:blip r:embed="rId11"/>
                                <a:srcRect/>
                                <a:stretch>
                                  <a:fillRect/>
                                </a:stretch>
                              </pic:blipFill>
                              <pic:spPr bwMode="auto">
                                <a:xfrm>
                                  <a:off x="0" y="0"/>
                                  <a:ext cx="5486400" cy="1347657"/>
                                </a:xfrm>
                                <a:prstGeom prst="rect">
                                  <a:avLst/>
                                </a:prstGeom>
                                <a:noFill/>
                                <a:ln w="9525">
                                  <a:noFill/>
                                  <a:miter lim="800000"/>
                                  <a:headEnd/>
                                  <a:tailEnd/>
                                </a:ln>
                              </pic:spPr>
                            </pic:pic>
                          </a:graphicData>
                        </a:graphic>
                      </wp:inline>
                    </w:drawing>
                  </w:r>
                </w:p>
                <w:p w:rsidR="006D70DC" w:rsidRPr="00530C92" w:rsidRDefault="006D70DC" w:rsidP="00530C92">
                  <w:pPr>
                    <w:spacing w:before="40"/>
                    <w:ind w:left="288" w:right="288"/>
                    <w:rPr>
                      <w:b/>
                      <w:sz w:val="18"/>
                      <w:szCs w:val="18"/>
                    </w:rPr>
                  </w:pPr>
                  <w:r w:rsidRPr="00C16027">
                    <w:rPr>
                      <w:b/>
                      <w:sz w:val="18"/>
                      <w:szCs w:val="18"/>
                    </w:rPr>
                    <w:t>Figure 3:</w:t>
                  </w:r>
                  <w:r>
                    <w:rPr>
                      <w:b/>
                      <w:sz w:val="18"/>
                      <w:szCs w:val="18"/>
                    </w:rPr>
                    <w:t xml:space="preserve"> By looking at the raw data next to the attributes computed from that data</w:t>
                  </w:r>
                  <w:ins w:id="11" w:author="jfogarty" w:date="2010-07-09T09:22:00Z">
                    <w:r w:rsidR="00C63D20">
                      <w:rPr>
                        <w:b/>
                        <w:sz w:val="18"/>
                        <w:szCs w:val="18"/>
                      </w:rPr>
                      <w:t>,</w:t>
                    </w:r>
                  </w:ins>
                  <w:r>
                    <w:rPr>
                      <w:b/>
                      <w:sz w:val="18"/>
                      <w:szCs w:val="18"/>
                    </w:rPr>
                    <w:t xml:space="preserve"> developers can gain a better understanding of system behavior. </w:t>
                  </w:r>
                  <w:r w:rsidRPr="00C16027">
                    <w:rPr>
                      <w:b/>
                      <w:sz w:val="18"/>
                      <w:szCs w:val="18"/>
                    </w:rPr>
                    <w:t xml:space="preserve">Here a developer </w:t>
                  </w:r>
                  <w:r>
                    <w:rPr>
                      <w:b/>
                      <w:sz w:val="18"/>
                      <w:szCs w:val="18"/>
                    </w:rPr>
                    <w:t>is shown a</w:t>
                  </w:r>
                  <w:r w:rsidRPr="00C16027">
                    <w:rPr>
                      <w:b/>
                      <w:sz w:val="18"/>
                      <w:szCs w:val="18"/>
                    </w:rPr>
                    <w:t xml:space="preserve"> thumbnail of </w:t>
                  </w:r>
                  <w:r>
                    <w:rPr>
                      <w:b/>
                      <w:sz w:val="18"/>
                      <w:szCs w:val="18"/>
                    </w:rPr>
                    <w:t xml:space="preserve">movie review data (a). The developer </w:t>
                  </w:r>
                  <w:r w:rsidRPr="00C16027">
                    <w:rPr>
                      <w:b/>
                      <w:sz w:val="18"/>
                      <w:szCs w:val="18"/>
                    </w:rPr>
                    <w:t>click</w:t>
                  </w:r>
                  <w:r>
                    <w:rPr>
                      <w:b/>
                      <w:sz w:val="18"/>
                      <w:szCs w:val="18"/>
                    </w:rPr>
                    <w:t>s</w:t>
                  </w:r>
                  <w:r w:rsidRPr="00C16027">
                    <w:rPr>
                      <w:b/>
                      <w:sz w:val="18"/>
                      <w:szCs w:val="18"/>
                    </w:rPr>
                    <w:t xml:space="preserve"> </w:t>
                  </w:r>
                  <w:r>
                    <w:rPr>
                      <w:b/>
                      <w:sz w:val="18"/>
                      <w:szCs w:val="18"/>
                    </w:rPr>
                    <w:t xml:space="preserve">on the </w:t>
                  </w:r>
                  <w:del w:id="12" w:author="jfogarty" w:date="2010-07-09T09:23:00Z">
                    <w:r w:rsidDel="00C63D20">
                      <w:rPr>
                        <w:b/>
                        <w:sz w:val="18"/>
                        <w:szCs w:val="18"/>
                      </w:rPr>
                      <w:delText>thumpnail</w:delText>
                    </w:r>
                    <w:r w:rsidRPr="00C16027" w:rsidDel="00C63D20">
                      <w:rPr>
                        <w:b/>
                        <w:sz w:val="18"/>
                        <w:szCs w:val="18"/>
                      </w:rPr>
                      <w:delText xml:space="preserve"> </w:delText>
                    </w:r>
                  </w:del>
                  <w:ins w:id="13" w:author="jfogarty" w:date="2010-07-09T09:23:00Z">
                    <w:r w:rsidR="00C63D20">
                      <w:rPr>
                        <w:b/>
                        <w:sz w:val="18"/>
                        <w:szCs w:val="18"/>
                      </w:rPr>
                      <w:t>thumbnail</w:t>
                    </w:r>
                    <w:r w:rsidR="00C63D20" w:rsidRPr="00C16027">
                      <w:rPr>
                        <w:b/>
                        <w:sz w:val="18"/>
                        <w:szCs w:val="18"/>
                      </w:rPr>
                      <w:t xml:space="preserve"> </w:t>
                    </w:r>
                  </w:ins>
                  <w:r w:rsidRPr="00C16027">
                    <w:rPr>
                      <w:b/>
                      <w:sz w:val="18"/>
                      <w:szCs w:val="18"/>
                    </w:rPr>
                    <w:t>to examine the raw data, attributes computed from it, and the fact that it is currently misclassified (b).</w:t>
                  </w:r>
                </w:p>
                <w:p w:rsidR="006D70DC" w:rsidRPr="005B3E41" w:rsidRDefault="006D70DC" w:rsidP="00130FE7">
                  <w:pPr>
                    <w:pStyle w:val="Figure"/>
                    <w:jc w:val="center"/>
                  </w:pPr>
                </w:p>
              </w:txbxContent>
            </v:textbox>
            <w10:wrap type="tight" anchorx="page" anchory="page"/>
          </v:shape>
        </w:pict>
      </w:r>
      <w:r w:rsidR="008636BC">
        <w:t>Gestalt’s e</w:t>
      </w:r>
      <w:r w:rsidR="005E5DD5">
        <w:t xml:space="preserve">xplicit structure </w:t>
      </w:r>
      <w:r w:rsidR="008636BC">
        <w:t xml:space="preserve">provides a basis for </w:t>
      </w:r>
      <w:r w:rsidR="005B585B">
        <w:t xml:space="preserve">its </w:t>
      </w:r>
      <w:r w:rsidR="008636BC">
        <w:t xml:space="preserve">other </w:t>
      </w:r>
      <w:r w:rsidR="00155F7B">
        <w:t>functionality</w:t>
      </w:r>
      <w:r w:rsidR="00E87494">
        <w:t xml:space="preserve">. For example, </w:t>
      </w:r>
      <w:r w:rsidR="008636BC">
        <w:t xml:space="preserve">Figure 2a shows how Gestalt </w:t>
      </w:r>
      <w:r w:rsidR="00DD2BFF">
        <w:t xml:space="preserve">can </w:t>
      </w:r>
      <w:r w:rsidR="00703431">
        <w:t>help developers locate</w:t>
      </w:r>
      <w:r w:rsidR="0072468C">
        <w:t xml:space="preserve"> </w:t>
      </w:r>
      <w:r w:rsidR="008636BC">
        <w:t xml:space="preserve">execution </w:t>
      </w:r>
      <w:r w:rsidR="0072468C">
        <w:t xml:space="preserve">errors </w:t>
      </w:r>
      <w:r w:rsidR="00703431">
        <w:t xml:space="preserve">within </w:t>
      </w:r>
      <w:r w:rsidR="0072468C">
        <w:t xml:space="preserve">specific steps. </w:t>
      </w:r>
      <w:r w:rsidR="008636BC">
        <w:t>A circle next to each step is colored grey</w:t>
      </w:r>
      <w:r w:rsidR="00757AB0">
        <w:t xml:space="preserve">, yellow, green, or red according </w:t>
      </w:r>
      <w:r w:rsidR="00911D05">
        <w:t>to</w:t>
      </w:r>
      <w:r w:rsidR="00757AB0">
        <w:t xml:space="preserve"> whether the step still needs to be executed, is currently being executed, executed successfully, or failed due to an execution error.</w:t>
      </w:r>
      <w:r w:rsidR="000022BE">
        <w:t xml:space="preserve"> </w:t>
      </w:r>
      <w:r w:rsidR="00757AB0">
        <w:t xml:space="preserve">The structured and typed sequence of steps also allows Gestalt to capture and visualize computation at intermediate steps throughout the pipeline. </w:t>
      </w:r>
      <w:r w:rsidR="005B585B">
        <w:t>This section discusses how each step can be used as a launching point for analysis, helping developers better understand the behavior of their system through inspection of the input and output at each step.</w:t>
      </w:r>
    </w:p>
    <w:p w:rsidR="007679F2" w:rsidRDefault="001E5D61">
      <w:pPr>
        <w:pStyle w:val="Heading2"/>
      </w:pPr>
      <w:r w:rsidRPr="005E438A">
        <w:t>Appropriate Data Structures</w:t>
      </w:r>
    </w:p>
    <w:p w:rsidR="006F582A" w:rsidRDefault="00B50D6F">
      <w:pPr>
        <w:pStyle w:val="Heading2"/>
        <w:spacing w:before="0"/>
        <w:jc w:val="left"/>
        <w:rPr>
          <w:b w:val="0"/>
          <w:i/>
        </w:rPr>
      </w:pPr>
      <w:r w:rsidRPr="00A273BB">
        <w:rPr>
          <w:b w:val="0"/>
          <w:i/>
        </w:rPr>
        <w:t>Where do I store my data?</w:t>
      </w:r>
    </w:p>
    <w:p w:rsidR="00FE6549" w:rsidRDefault="00FE6549" w:rsidP="00E21D58">
      <w:pPr>
        <w:rPr>
          <w:i/>
        </w:rPr>
      </w:pPr>
      <w:r>
        <w:t xml:space="preserve">Implementing a classification pipeline requires loading data and storing it in some representation for use throughout the remainder of the pipeline. </w:t>
      </w:r>
      <w:r w:rsidR="005E438A">
        <w:t>Domain</w:t>
      </w:r>
      <w:r w:rsidR="003A1164">
        <w:t>-</w:t>
      </w:r>
      <w:r w:rsidR="005E438A">
        <w:t xml:space="preserve">specific tools </w:t>
      </w:r>
      <w:r w:rsidR="00023C57">
        <w:t xml:space="preserve">often </w:t>
      </w:r>
      <w:r w:rsidR="005E438A">
        <w:t xml:space="preserve">hide seedy </w:t>
      </w:r>
      <w:r>
        <w:t xml:space="preserve">details of this </w:t>
      </w:r>
      <w:r w:rsidR="005E438A">
        <w:t xml:space="preserve">portion of </w:t>
      </w:r>
      <w:r>
        <w:t xml:space="preserve">a </w:t>
      </w:r>
      <w:r w:rsidR="005E438A">
        <w:t xml:space="preserve">machine learning </w:t>
      </w:r>
      <w:r>
        <w:t>system</w:t>
      </w:r>
      <w:r w:rsidR="005E438A">
        <w:t>. But data come</w:t>
      </w:r>
      <w:r>
        <w:t>s</w:t>
      </w:r>
      <w:r w:rsidR="005E438A">
        <w:t xml:space="preserve"> in many forms and sizes</w:t>
      </w:r>
      <w:r w:rsidR="00356DA6">
        <w:t>,</w:t>
      </w:r>
      <w:r w:rsidR="005E438A">
        <w:t xml:space="preserve"> </w:t>
      </w:r>
      <w:r>
        <w:t xml:space="preserve">so </w:t>
      </w:r>
      <w:r w:rsidR="005038E0" w:rsidRPr="00F115FE">
        <w:rPr>
          <w:i/>
        </w:rPr>
        <w:t>effective</w:t>
      </w:r>
      <w:r w:rsidR="00356DA6" w:rsidRPr="00356DA6">
        <w:t xml:space="preserve"> </w:t>
      </w:r>
      <w:r w:rsidR="005038E0" w:rsidRPr="00F115FE">
        <w:rPr>
          <w:i/>
        </w:rPr>
        <w:t>data management is a requirement</w:t>
      </w:r>
      <w:r>
        <w:rPr>
          <w:i/>
        </w:rPr>
        <w:t xml:space="preserve"> for general tools.</w:t>
      </w:r>
    </w:p>
    <w:p w:rsidR="006F582A" w:rsidRDefault="00B50D6F" w:rsidP="00F115FE">
      <w:r>
        <w:t>G</w:t>
      </w:r>
      <w:r w:rsidR="005E438A">
        <w:t xml:space="preserve">estalt stores all information </w:t>
      </w:r>
      <w:r w:rsidR="00B530F2">
        <w:t xml:space="preserve">from the entire classification pipeline </w:t>
      </w:r>
      <w:r w:rsidR="005E438A">
        <w:t xml:space="preserve">in a relational data table. Relational tables are </w:t>
      </w:r>
      <w:r w:rsidR="008D4BAC">
        <w:t>a natural representation for</w:t>
      </w:r>
      <w:r w:rsidR="0062061D">
        <w:t xml:space="preserve"> discr</w:t>
      </w:r>
      <w:r w:rsidR="00967729">
        <w:t xml:space="preserve">ete examples with many </w:t>
      </w:r>
      <w:r w:rsidR="0062061D">
        <w:t xml:space="preserve">attributes. </w:t>
      </w:r>
      <w:r w:rsidR="00B530F2">
        <w:t>Because of this, t</w:t>
      </w:r>
      <w:r w:rsidR="0062061D">
        <w:t xml:space="preserve">hey are also </w:t>
      </w:r>
      <w:r w:rsidR="005E438A">
        <w:t xml:space="preserve">the backbone </w:t>
      </w:r>
      <w:r w:rsidR="0062061D">
        <w:t xml:space="preserve">of </w:t>
      </w:r>
      <w:r w:rsidR="002910BE">
        <w:t xml:space="preserve">many </w:t>
      </w:r>
      <w:r w:rsidR="008F1EBC">
        <w:t xml:space="preserve">other </w:t>
      </w:r>
      <w:r w:rsidR="008D4BAC">
        <w:t xml:space="preserve">general-purpose </w:t>
      </w:r>
      <w:r w:rsidR="0062061D">
        <w:t xml:space="preserve">tools </w:t>
      </w:r>
      <w:r w:rsidR="002910BE">
        <w:t xml:space="preserve">(e.g., </w:t>
      </w:r>
      <w:r w:rsidR="0062061D">
        <w:t>Weka</w:t>
      </w:r>
      <w:r w:rsidR="002910BE">
        <w:t xml:space="preserve">, </w:t>
      </w:r>
      <w:r w:rsidR="0062061D">
        <w:t>Tableau</w:t>
      </w:r>
      <w:r w:rsidR="002910BE">
        <w:t>)</w:t>
      </w:r>
      <w:r w:rsidR="0062061D">
        <w:t xml:space="preserve">. </w:t>
      </w:r>
      <w:r w:rsidR="008F1EBC">
        <w:t>Gestalt differs from s</w:t>
      </w:r>
      <w:r w:rsidR="002910BE">
        <w:t xml:space="preserve">uch </w:t>
      </w:r>
      <w:r w:rsidR="005C1FA3">
        <w:t xml:space="preserve">tools </w:t>
      </w:r>
      <w:r w:rsidR="008F1EBC">
        <w:t xml:space="preserve">because </w:t>
      </w:r>
      <w:r w:rsidR="00B530F2">
        <w:t xml:space="preserve">they do not address the entire </w:t>
      </w:r>
      <w:r w:rsidR="008D4BAC">
        <w:t>classification pipeline</w:t>
      </w:r>
      <w:r w:rsidR="002910BE">
        <w:t xml:space="preserve"> (e.g., </w:t>
      </w:r>
      <w:r w:rsidR="005C1FA3">
        <w:t xml:space="preserve">Weka </w:t>
      </w:r>
      <w:r w:rsidR="00B530F2">
        <w:t xml:space="preserve">focuses on </w:t>
      </w:r>
      <w:r w:rsidR="008940DE">
        <w:t>a library of</w:t>
      </w:r>
      <w:r w:rsidR="005C1FA3">
        <w:t xml:space="preserve"> </w:t>
      </w:r>
      <w:r w:rsidR="002910BE">
        <w:t xml:space="preserve">modeling </w:t>
      </w:r>
      <w:r w:rsidR="005C1FA3">
        <w:t>algorithm</w:t>
      </w:r>
      <w:r w:rsidR="008940DE">
        <w:t>s</w:t>
      </w:r>
      <w:r w:rsidR="002910BE">
        <w:t xml:space="preserve">, </w:t>
      </w:r>
      <w:r w:rsidR="005C1FA3">
        <w:t xml:space="preserve">Tableau </w:t>
      </w:r>
      <w:r w:rsidR="002910BE">
        <w:t xml:space="preserve">focuses on powerful </w:t>
      </w:r>
      <w:r w:rsidR="008940DE">
        <w:t>visualiz</w:t>
      </w:r>
      <w:r w:rsidR="002910BE">
        <w:t>ations of</w:t>
      </w:r>
      <w:r w:rsidR="005C1FA3">
        <w:t xml:space="preserve"> </w:t>
      </w:r>
      <w:r w:rsidR="008940DE">
        <w:t>tabular</w:t>
      </w:r>
      <w:r w:rsidR="005C1FA3">
        <w:t xml:space="preserve"> data</w:t>
      </w:r>
      <w:r w:rsidR="002910BE">
        <w:t>)</w:t>
      </w:r>
      <w:r w:rsidR="005C1FA3">
        <w:t xml:space="preserve">. </w:t>
      </w:r>
      <w:r w:rsidR="002910BE">
        <w:t>Despite their common tabular nature, data representations in such tools are not identical. Developers using combinations of tools to address an entire pipeline must therefore explicitly attend to format conversion. The narrowed focus of each t</w:t>
      </w:r>
      <w:r w:rsidR="00C56EEC">
        <w:t xml:space="preserve">ool also means that information </w:t>
      </w:r>
      <w:r w:rsidR="002910BE">
        <w:t>is often lost or unavailable when converting between tools.</w:t>
      </w:r>
      <w:r w:rsidR="008F1EBC">
        <w:t xml:space="preserve"> For example, Weka and other tools that represent examples as vectors of attributes generally lack support for examining the original data used to compute those attributes</w:t>
      </w:r>
      <w:r w:rsidR="00C56EEC">
        <w:t xml:space="preserve"> (the raw data is typically not propagated forward by the attribute generation script)</w:t>
      </w:r>
      <w:r w:rsidR="008F1EBC">
        <w:t>.</w:t>
      </w:r>
    </w:p>
    <w:p w:rsidR="006F582A" w:rsidRDefault="00222351" w:rsidP="00F115FE">
      <w:r>
        <w:t xml:space="preserve">Gestalt’s use of a </w:t>
      </w:r>
      <w:r w:rsidR="005038E0" w:rsidRPr="00F115FE">
        <w:rPr>
          <w:i/>
        </w:rPr>
        <w:t xml:space="preserve">single unified table </w:t>
      </w:r>
      <w:r w:rsidR="005038E0" w:rsidRPr="00F115FE">
        <w:t xml:space="preserve">means </w:t>
      </w:r>
      <w:r w:rsidR="005038E0" w:rsidRPr="00F115FE">
        <w:rPr>
          <w:i/>
        </w:rPr>
        <w:t xml:space="preserve">developers </w:t>
      </w:r>
      <w:r w:rsidR="00B7690D">
        <w:rPr>
          <w:i/>
        </w:rPr>
        <w:t xml:space="preserve">are freed from </w:t>
      </w:r>
      <w:r w:rsidR="005038E0" w:rsidRPr="00F115FE">
        <w:rPr>
          <w:i/>
        </w:rPr>
        <w:t>managing</w:t>
      </w:r>
      <w:r>
        <w:t xml:space="preserve"> </w:t>
      </w:r>
      <w:r w:rsidR="005038E0" w:rsidRPr="00F115FE">
        <w:rPr>
          <w:i/>
        </w:rPr>
        <w:t xml:space="preserve">data conversion </w:t>
      </w:r>
      <w:r>
        <w:rPr>
          <w:i/>
        </w:rPr>
        <w:t>or moving data between tools</w:t>
      </w:r>
      <w:r w:rsidR="00B7690D">
        <w:t xml:space="preserve">. This is critical to enabling </w:t>
      </w:r>
      <w:r w:rsidR="005038E0" w:rsidRPr="00F115FE">
        <w:t xml:space="preserve">fluid </w:t>
      </w:r>
      <w:r w:rsidR="00B7690D">
        <w:t xml:space="preserve">and easy </w:t>
      </w:r>
      <w:r w:rsidR="005038E0" w:rsidRPr="00F115FE">
        <w:t>movement between interpretation and analysis</w:t>
      </w:r>
      <w:r w:rsidR="00967729">
        <w:t xml:space="preserve">. </w:t>
      </w:r>
      <w:r w:rsidR="00B7690D">
        <w:t xml:space="preserve">Gestalt’s data representation </w:t>
      </w:r>
      <w:r w:rsidR="00C9783A">
        <w:t>implements</w:t>
      </w:r>
      <w:r w:rsidR="00B7690D">
        <w:t xml:space="preserve"> several </w:t>
      </w:r>
      <w:r w:rsidR="00C9783A">
        <w:t xml:space="preserve">enhancements </w:t>
      </w:r>
      <w:r w:rsidR="00B7690D">
        <w:t xml:space="preserve">to a standard table. First, attribute columns are typed and tagged according to </w:t>
      </w:r>
      <w:r w:rsidR="00C9783A">
        <w:t xml:space="preserve">where they are used </w:t>
      </w:r>
      <w:r w:rsidR="00B7690D">
        <w:t>in the classification pipeline. All attributes can be used to summarize, vi</w:t>
      </w:r>
      <w:r w:rsidR="00C56EEC">
        <w:t>sual</w:t>
      </w:r>
      <w:r w:rsidR="00E32701">
        <w:t>ize, and interact with data, but only some of those attributes can be used to build a model. T</w:t>
      </w:r>
      <w:r w:rsidR="00C9783A">
        <w:t>agging of columns allows Gestalt to track which attributes should be used by a learning algorithm to train a model. I</w:t>
      </w:r>
      <w:r w:rsidR="00EF004A">
        <w:t xml:space="preserve">nstead of </w:t>
      </w:r>
      <w:r w:rsidR="00C9783A">
        <w:t xml:space="preserve">creating </w:t>
      </w:r>
      <w:r w:rsidR="00CD1B60">
        <w:t xml:space="preserve">a separate data table </w:t>
      </w:r>
      <w:r w:rsidR="00C9783A">
        <w:t xml:space="preserve">in </w:t>
      </w:r>
      <w:r w:rsidR="00CD1B60">
        <w:t>each step</w:t>
      </w:r>
      <w:r w:rsidR="00C9783A">
        <w:t xml:space="preserve"> of the pipeline</w:t>
      </w:r>
      <w:r w:rsidR="00EF004A">
        <w:t xml:space="preserve">, </w:t>
      </w:r>
      <w:r w:rsidR="00C9783A">
        <w:t xml:space="preserve">Gestalt </w:t>
      </w:r>
      <w:r w:rsidR="00C838D7">
        <w:t>use</w:t>
      </w:r>
      <w:r w:rsidR="00C9783A">
        <w:t>s</w:t>
      </w:r>
      <w:r w:rsidR="00C838D7">
        <w:t xml:space="preserve"> a cascaded table structure </w:t>
      </w:r>
      <w:r w:rsidR="00C9783A">
        <w:t xml:space="preserve">to </w:t>
      </w:r>
      <w:r w:rsidR="00CD1B60">
        <w:t>reduce</w:t>
      </w:r>
      <w:r w:rsidR="00C838D7">
        <w:t xml:space="preserve"> </w:t>
      </w:r>
      <w:r w:rsidR="00C9783A">
        <w:t xml:space="preserve">the </w:t>
      </w:r>
      <w:r w:rsidR="00C838D7">
        <w:t xml:space="preserve">overhead of </w:t>
      </w:r>
      <w:r w:rsidR="00C9783A">
        <w:t xml:space="preserve">storing </w:t>
      </w:r>
      <w:r w:rsidR="00C838D7">
        <w:t xml:space="preserve">intermediate </w:t>
      </w:r>
      <w:r w:rsidR="00CD1B60">
        <w:t>data</w:t>
      </w:r>
      <w:r w:rsidR="00C838D7">
        <w:t xml:space="preserve">. Finally, </w:t>
      </w:r>
      <w:r w:rsidR="00C9783A">
        <w:t xml:space="preserve">Gestalt provides </w:t>
      </w:r>
      <w:r w:rsidR="00C838D7">
        <w:t xml:space="preserve">a sparse representation </w:t>
      </w:r>
      <w:r w:rsidR="00CD1B60">
        <w:t>for storing large</w:t>
      </w:r>
      <w:r w:rsidR="00C9783A">
        <w:t xml:space="preserve"> sets of </w:t>
      </w:r>
      <w:r w:rsidR="00C838D7">
        <w:t xml:space="preserve">sparse </w:t>
      </w:r>
      <w:r w:rsidR="00C9783A">
        <w:t xml:space="preserve">attributes found in many </w:t>
      </w:r>
      <w:r w:rsidR="00C838D7">
        <w:t>pro</w:t>
      </w:r>
      <w:r w:rsidR="00CD1B60">
        <w:t>blems</w:t>
      </w:r>
      <w:r w:rsidR="00C9783A">
        <w:t xml:space="preserve"> (e.g., </w:t>
      </w:r>
      <w:r w:rsidR="00C838D7">
        <w:t>sentiment analysis</w:t>
      </w:r>
      <w:r w:rsidR="00C9783A">
        <w:t>)</w:t>
      </w:r>
      <w:r w:rsidR="00C838D7">
        <w:t xml:space="preserve">. </w:t>
      </w:r>
    </w:p>
    <w:p w:rsidR="007679F2" w:rsidRDefault="005956AA">
      <w:pPr>
        <w:pStyle w:val="Heading2"/>
      </w:pPr>
      <w:r w:rsidRPr="00B82E97">
        <w:t xml:space="preserve">Visualizing and Aggregating </w:t>
      </w:r>
      <w:r w:rsidR="004B4E94" w:rsidRPr="00B82E97">
        <w:t>Examples</w:t>
      </w:r>
      <w:r w:rsidR="00B50D6F">
        <w:t>:</w:t>
      </w:r>
    </w:p>
    <w:p w:rsidR="006F582A" w:rsidRPr="00F115FE" w:rsidRDefault="005038E0" w:rsidP="00F115FE">
      <w:pPr>
        <w:pStyle w:val="Heading2"/>
        <w:spacing w:before="0"/>
        <w:rPr>
          <w:b w:val="0"/>
          <w:i/>
        </w:rPr>
      </w:pPr>
      <w:r w:rsidRPr="00F115FE">
        <w:rPr>
          <w:b w:val="0"/>
          <w:i/>
        </w:rPr>
        <w:t>How do I see my data?</w:t>
      </w:r>
    </w:p>
    <w:p w:rsidR="003B3A3B" w:rsidRDefault="001D568E" w:rsidP="0074443F">
      <w:r>
        <w:t>Developers reason about system behavior by examining data and its relationship to attributes and classification. D</w:t>
      </w:r>
      <w:r w:rsidR="0074443F">
        <w:t>omain</w:t>
      </w:r>
      <w:r>
        <w:t>-</w:t>
      </w:r>
      <w:r w:rsidR="0074443F">
        <w:t xml:space="preserve">specific tools </w:t>
      </w:r>
      <w:r>
        <w:t xml:space="preserve">generally include </w:t>
      </w:r>
      <w:r w:rsidR="004277A7">
        <w:t xml:space="preserve">a </w:t>
      </w:r>
      <w:r w:rsidR="0074443F">
        <w:t xml:space="preserve">visual component </w:t>
      </w:r>
      <w:r w:rsidR="004277A7">
        <w:t xml:space="preserve">that provides </w:t>
      </w:r>
      <w:r>
        <w:t xml:space="preserve">this </w:t>
      </w:r>
      <w:r w:rsidR="004277A7">
        <w:t>feedback</w:t>
      </w:r>
      <w:r w:rsidR="0074443F">
        <w:t xml:space="preserve">. </w:t>
      </w:r>
      <w:r w:rsidR="00DF4A93">
        <w:t xml:space="preserve">This allows developers to </w:t>
      </w:r>
      <w:r w:rsidR="00255C28">
        <w:lastRenderedPageBreak/>
        <w:t>examin</w:t>
      </w:r>
      <w:r w:rsidR="00DF4A93">
        <w:t>e</w:t>
      </w:r>
      <w:r w:rsidR="00255C28">
        <w:t xml:space="preserve"> individual examples as well as compar</w:t>
      </w:r>
      <w:r w:rsidR="00DF4A93">
        <w:t>e</w:t>
      </w:r>
      <w:r w:rsidR="00255C28">
        <w:t xml:space="preserve"> multiple examples. </w:t>
      </w:r>
      <w:r>
        <w:t xml:space="preserve">For example, </w:t>
      </w:r>
      <w:r w:rsidR="0074443F">
        <w:t>Crayons</w:t>
      </w:r>
      <w:r w:rsidR="00DF4A93">
        <w:t xml:space="preserve"> presents images with translucent highlights indicat</w:t>
      </w:r>
      <w:r w:rsidR="00C73B80">
        <w:t>ing</w:t>
      </w:r>
      <w:r w:rsidR="00DF4A93">
        <w:t xml:space="preserve"> how pixels are classified by a learned model. This shows how individual examples are classified (individual pixels)</w:t>
      </w:r>
      <w:r w:rsidR="00447270">
        <w:t xml:space="preserve"> and</w:t>
      </w:r>
      <w:r w:rsidR="00DF4A93">
        <w:t xml:space="preserve"> also provides relevant examples </w:t>
      </w:r>
      <w:r w:rsidR="00C73B80">
        <w:t>for</w:t>
      </w:r>
      <w:r w:rsidR="00DF4A93">
        <w:t xml:space="preserve"> compar</w:t>
      </w:r>
      <w:r w:rsidR="00C73B80">
        <w:t>ison</w:t>
      </w:r>
      <w:r w:rsidR="00DF4A93">
        <w:t xml:space="preserve"> (the other pixels in the image).</w:t>
      </w:r>
    </w:p>
    <w:p w:rsidR="00C73B80" w:rsidRDefault="00447270" w:rsidP="0074443F">
      <w:r>
        <w:t xml:space="preserve">Gestalt’s support for many data types is enabled by a key distinction between </w:t>
      </w:r>
      <w:r w:rsidR="005038E0" w:rsidRPr="00F115FE">
        <w:rPr>
          <w:i/>
        </w:rPr>
        <w:t>individual</w:t>
      </w:r>
      <w:r>
        <w:t xml:space="preserve"> and </w:t>
      </w:r>
      <w:r w:rsidR="005038E0" w:rsidRPr="00F115FE">
        <w:rPr>
          <w:i/>
        </w:rPr>
        <w:t>aggregate</w:t>
      </w:r>
      <w:r>
        <w:t xml:space="preserve"> visualizations. </w:t>
      </w:r>
      <w:r w:rsidR="00C73B80">
        <w:t xml:space="preserve">It is impossible for a general tool to provide pre-packaged visualizations for all possible types of data. </w:t>
      </w:r>
      <w:r w:rsidR="00F76493">
        <w:t xml:space="preserve">Gestalt </w:t>
      </w:r>
      <w:r w:rsidR="00C73B80">
        <w:t xml:space="preserve">instead </w:t>
      </w:r>
      <w:r w:rsidR="00F76493">
        <w:t>support</w:t>
      </w:r>
      <w:r w:rsidR="00C73B80">
        <w:t>s</w:t>
      </w:r>
      <w:r w:rsidR="00F76493">
        <w:t xml:space="preserve"> </w:t>
      </w:r>
      <w:r w:rsidR="00935E28">
        <w:t>data visualization</w:t>
      </w:r>
      <w:r w:rsidR="00F76493">
        <w:t xml:space="preserve"> </w:t>
      </w:r>
      <w:r w:rsidR="00C73B80">
        <w:t xml:space="preserve">by </w:t>
      </w:r>
      <w:r w:rsidR="00F76493" w:rsidRPr="00F76493">
        <w:t xml:space="preserve">separating the logic needed to view </w:t>
      </w:r>
      <w:r w:rsidR="005038E0" w:rsidRPr="00F115FE">
        <w:rPr>
          <w:i/>
        </w:rPr>
        <w:t>one example</w:t>
      </w:r>
      <w:r w:rsidR="00F76493" w:rsidRPr="00F76493">
        <w:t xml:space="preserve"> </w:t>
      </w:r>
      <w:r w:rsidR="00C73B80">
        <w:t xml:space="preserve">from </w:t>
      </w:r>
      <w:r w:rsidR="00F76493" w:rsidRPr="00F76493">
        <w:t xml:space="preserve">the logic to combine many single </w:t>
      </w:r>
      <w:r w:rsidR="00C73B80">
        <w:t xml:space="preserve">examples </w:t>
      </w:r>
      <w:r w:rsidR="00F76493" w:rsidRPr="00F76493">
        <w:t xml:space="preserve">into </w:t>
      </w:r>
      <w:r w:rsidR="00C73B80">
        <w:t>an</w:t>
      </w:r>
      <w:r w:rsidR="00C73B80" w:rsidRPr="00F76493">
        <w:t xml:space="preserve"> </w:t>
      </w:r>
      <w:r w:rsidR="00F76493" w:rsidRPr="00F76493">
        <w:t>aggregate view</w:t>
      </w:r>
      <w:r w:rsidR="00BE5DFD" w:rsidRPr="00F76493">
        <w:t>.</w:t>
      </w:r>
      <w:r w:rsidR="00BE5DFD">
        <w:t xml:space="preserve"> </w:t>
      </w:r>
      <w:r w:rsidR="00C73B80">
        <w:t xml:space="preserve">Developers can write code to visualize an example, and Gestalt then integrates </w:t>
      </w:r>
      <w:r w:rsidR="005038E0" w:rsidRPr="00F115FE">
        <w:t>that into aggregate visualizations throughout the pipeline. Two examples of aggregate visualizations are the grid view (Figure 3a, 4a, 4c) and the table view (Figure 3b).</w:t>
      </w:r>
    </w:p>
    <w:p w:rsidR="00DB6024" w:rsidRDefault="00311006">
      <w:r>
        <w:t>We also note that a</w:t>
      </w:r>
      <w:r w:rsidR="00100C4F">
        <w:t xml:space="preserve">ggregate </w:t>
      </w:r>
      <w:r>
        <w:t xml:space="preserve">views begin to demonstrate </w:t>
      </w:r>
      <w:r w:rsidR="00100C4F">
        <w:t xml:space="preserve">how </w:t>
      </w:r>
      <w:r w:rsidR="00935E28">
        <w:t>Gestalt’s capabilities</w:t>
      </w:r>
      <w:r w:rsidR="00100C4F">
        <w:t xml:space="preserve"> work together</w:t>
      </w:r>
      <w:r>
        <w:t xml:space="preserve"> to create an integrated environment</w:t>
      </w:r>
      <w:r w:rsidR="00100C4F">
        <w:t xml:space="preserve">. </w:t>
      </w:r>
      <w:r w:rsidR="00FF2014">
        <w:t xml:space="preserve">Gestalt’s </w:t>
      </w:r>
      <w:r w:rsidR="005038E0" w:rsidRPr="00F115FE">
        <w:rPr>
          <w:i/>
        </w:rPr>
        <w:t>structured</w:t>
      </w:r>
      <w:r w:rsidR="00FF2014">
        <w:t xml:space="preserve"> representation of the classification pipeline defines boundaries between steps where developers can use aggregate views to gain insight into their data. Gestalt’s emphasis on code-based </w:t>
      </w:r>
      <w:r w:rsidR="005038E0" w:rsidRPr="00F115FE">
        <w:rPr>
          <w:i/>
        </w:rPr>
        <w:t>flexibility</w:t>
      </w:r>
      <w:r w:rsidR="00FF2014">
        <w:t xml:space="preserve"> allows developers to adapt those visualizations to meet the needs of their particular data.</w:t>
      </w:r>
      <w:r w:rsidR="00100C4F">
        <w:t xml:space="preserve"> </w:t>
      </w:r>
    </w:p>
    <w:p w:rsidR="007679F2" w:rsidRDefault="00A7061C">
      <w:pPr>
        <w:pStyle w:val="Heading2"/>
      </w:pPr>
      <w:r>
        <w:rPr>
          <w:noProof/>
        </w:rPr>
        <w:pict>
          <v:shape id="_x0000_s1079" type="#_x0000_t202" style="position:absolute;left:0;text-align:left;margin-left:0;margin-top:0;width:7in;height:160.5pt;z-index:251662336;mso-wrap-edited:f;mso-position-horizontal-relative:margin;mso-position-vertical-relative:margin" wrapcoords="0 0 21600 0 21600 21600 0 21600 0 0" filled="f" stroked="f">
            <v:fill o:detectmouseclick="t"/>
            <v:textbox style="mso-next-textbox:#_x0000_s1079" inset="0,0,0,0">
              <w:txbxContent>
                <w:p w:rsidR="006D70DC" w:rsidRDefault="006D70DC" w:rsidP="00853D96">
                  <w:pPr>
                    <w:pStyle w:val="Figure"/>
                    <w:jc w:val="center"/>
                  </w:pPr>
                  <w:r>
                    <w:rPr>
                      <w:noProof/>
                    </w:rPr>
                    <w:drawing>
                      <wp:inline distT="0" distB="0" distL="0" distR="0">
                        <wp:extent cx="5795433" cy="1511792"/>
                        <wp:effectExtent l="25400" t="0" r="0" b="0"/>
                        <wp:docPr id="8" name="Picture 3" descr=":images:interactive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interactive matrix.png"/>
                                <pic:cNvPicPr>
                                  <a:picLocks noChangeAspect="1" noChangeArrowheads="1"/>
                                </pic:cNvPicPr>
                              </pic:nvPicPr>
                              <pic:blipFill>
                                <a:blip r:embed="rId12"/>
                                <a:srcRect b="4889"/>
                                <a:stretch>
                                  <a:fillRect/>
                                </a:stretch>
                              </pic:blipFill>
                              <pic:spPr bwMode="auto">
                                <a:xfrm>
                                  <a:off x="0" y="0"/>
                                  <a:ext cx="5803711" cy="1513951"/>
                                </a:xfrm>
                                <a:prstGeom prst="rect">
                                  <a:avLst/>
                                </a:prstGeom>
                                <a:noFill/>
                                <a:ln w="9525">
                                  <a:noFill/>
                                  <a:miter lim="800000"/>
                                  <a:headEnd/>
                                  <a:tailEnd/>
                                </a:ln>
                              </pic:spPr>
                            </pic:pic>
                          </a:graphicData>
                        </a:graphic>
                      </wp:inline>
                    </w:drawing>
                  </w:r>
                </w:p>
                <w:p w:rsidR="006D70DC" w:rsidRPr="004E1C47" w:rsidRDefault="006D70DC" w:rsidP="00415BA3">
                  <w:pPr>
                    <w:spacing w:before="40"/>
                    <w:ind w:left="605" w:right="605"/>
                  </w:pPr>
                  <w:r w:rsidRPr="004E1C47">
                    <w:rPr>
                      <w:b/>
                      <w:sz w:val="18"/>
                      <w:szCs w:val="18"/>
                    </w:rPr>
                    <w:t xml:space="preserve">Figure 4: </w:t>
                  </w:r>
                  <w:r>
                    <w:rPr>
                      <w:b/>
                      <w:sz w:val="18"/>
                      <w:szCs w:val="18"/>
                    </w:rPr>
                    <w:t xml:space="preserve">In Gestalt developers can use faceted browsing techniques to understand data. Here a developer tries to understand why triangles are confused with rectangles by filtering the full set of examples (a) through a click on a confusion matrix cell (b). The filtered examples (c) show that the confusion is due to mislabeled data. </w:t>
                  </w:r>
                </w:p>
                <w:p w:rsidR="006D70DC" w:rsidRPr="004E1C47" w:rsidRDefault="006D70DC" w:rsidP="000D0A27">
                  <w:pPr>
                    <w:spacing w:before="40"/>
                    <w:ind w:left="720" w:right="720"/>
                  </w:pPr>
                </w:p>
              </w:txbxContent>
            </v:textbox>
            <w10:wrap type="tight" anchorx="margin" anchory="margin"/>
          </v:shape>
        </w:pict>
      </w:r>
      <w:r w:rsidR="001E5D61" w:rsidRPr="00A841CC">
        <w:t>Interactive</w:t>
      </w:r>
      <w:r w:rsidR="00D6022A">
        <w:t>, Connected</w:t>
      </w:r>
      <w:r w:rsidR="001E5D61" w:rsidRPr="00A841CC">
        <w:t xml:space="preserve"> Visualizations</w:t>
      </w:r>
      <w:r w:rsidR="00CA13AA" w:rsidRPr="00A841CC">
        <w:t xml:space="preserve"> </w:t>
      </w:r>
    </w:p>
    <w:p w:rsidR="006F582A" w:rsidRDefault="00523B83" w:rsidP="00F115FE">
      <w:pPr>
        <w:pStyle w:val="Heading2"/>
        <w:spacing w:before="0"/>
        <w:jc w:val="left"/>
        <w:rPr>
          <w:b w:val="0"/>
          <w:i/>
        </w:rPr>
      </w:pPr>
      <w:r w:rsidRPr="00695EA1">
        <w:rPr>
          <w:b w:val="0"/>
          <w:i/>
        </w:rPr>
        <w:t xml:space="preserve">How can I relate </w:t>
      </w:r>
      <w:r>
        <w:rPr>
          <w:b w:val="0"/>
          <w:i/>
        </w:rPr>
        <w:t xml:space="preserve">my </w:t>
      </w:r>
      <w:r w:rsidRPr="00695EA1">
        <w:rPr>
          <w:b w:val="0"/>
          <w:i/>
        </w:rPr>
        <w:t>data, attributes, and results?</w:t>
      </w:r>
    </w:p>
    <w:p w:rsidR="000224CC" w:rsidRDefault="000D31F3" w:rsidP="00E21D58">
      <w:r w:rsidRPr="00A841CC">
        <w:t xml:space="preserve">Grouping </w:t>
      </w:r>
      <w:r w:rsidR="0026074D" w:rsidRPr="00A841CC">
        <w:t xml:space="preserve">and </w:t>
      </w:r>
      <w:r w:rsidRPr="00A841CC">
        <w:t xml:space="preserve">summarizing examples </w:t>
      </w:r>
      <w:r w:rsidR="001A650C">
        <w:t xml:space="preserve">can help a developer </w:t>
      </w:r>
      <w:r w:rsidR="00C31B55">
        <w:t>understand a classification pipeline</w:t>
      </w:r>
      <w:r w:rsidRPr="00A841CC">
        <w:t xml:space="preserve">. </w:t>
      </w:r>
      <w:r w:rsidR="000224CC">
        <w:t xml:space="preserve">Gestalt’s analysis emphasizes </w:t>
      </w:r>
      <w:r w:rsidR="005038E0" w:rsidRPr="00F115FE">
        <w:rPr>
          <w:i/>
        </w:rPr>
        <w:t>interactive visualizations</w:t>
      </w:r>
      <w:r w:rsidR="000224CC">
        <w:t>, i</w:t>
      </w:r>
      <w:r w:rsidR="001A650C">
        <w:t xml:space="preserve">nspired by work in interactive visualization tools </w:t>
      </w:r>
      <w:r w:rsidR="00A7061C" w:rsidRPr="00A841CC">
        <w:fldChar w:fldCharType="begin"/>
      </w:r>
      <w:r w:rsidR="00530EF6">
        <w:instrText>Mendeley Citation{53c4e70a-8dd6-102d-98a1-0024e85ead87} Prev:{[4]}</w:instrText>
      </w:r>
      <w:r w:rsidR="00A7061C" w:rsidRPr="00A841CC">
        <w:fldChar w:fldCharType="separate"/>
      </w:r>
      <w:r w:rsidR="00530EF6" w:rsidRPr="00530EF6">
        <w:rPr>
          <w:noProof/>
        </w:rPr>
        <w:t>[4]</w:t>
      </w:r>
      <w:r w:rsidR="00A7061C" w:rsidRPr="00A841CC">
        <w:fldChar w:fldCharType="end"/>
      </w:r>
      <w:r w:rsidR="000224CC">
        <w:t>.</w:t>
      </w:r>
      <w:r w:rsidR="001A650C">
        <w:t xml:space="preserve"> </w:t>
      </w:r>
      <w:r w:rsidR="000224CC">
        <w:t>Support i</w:t>
      </w:r>
      <w:r w:rsidR="00C31B55">
        <w:t xml:space="preserve">s provided for faceted browsing, </w:t>
      </w:r>
      <w:r w:rsidR="000224CC">
        <w:t>filtering, sorting, and coloring examples. Grouping and summarization operations can be applied according to attribute values, according to columns</w:t>
      </w:r>
      <w:r w:rsidR="00CA163A">
        <w:t xml:space="preserve"> added to examples by steps in the classification pipeline, and according to tags added to examples by a developer.</w:t>
      </w:r>
    </w:p>
    <w:p w:rsidR="006F582A" w:rsidRDefault="00825046" w:rsidP="00F115FE">
      <w:r>
        <w:t>Gestalt</w:t>
      </w:r>
      <w:r w:rsidR="00AB02B2">
        <w:t>’s support for machine learning</w:t>
      </w:r>
      <w:r>
        <w:t xml:space="preserve"> goes beyond </w:t>
      </w:r>
      <w:r w:rsidR="00C31B55">
        <w:t xml:space="preserve">such </w:t>
      </w:r>
      <w:r>
        <w:t>prior general</w:t>
      </w:r>
      <w:r w:rsidR="0094777F">
        <w:t>-</w:t>
      </w:r>
      <w:r>
        <w:t>purpose visualization</w:t>
      </w:r>
      <w:r w:rsidR="00AB02B2">
        <w:t xml:space="preserve"> tools</w:t>
      </w:r>
      <w:r>
        <w:t xml:space="preserve"> </w:t>
      </w:r>
      <w:r w:rsidR="00DF2C69">
        <w:t xml:space="preserve">by </w:t>
      </w:r>
      <w:r w:rsidR="005038E0" w:rsidRPr="00F115FE">
        <w:rPr>
          <w:i/>
        </w:rPr>
        <w:t xml:space="preserve">connecting data </w:t>
      </w:r>
      <w:r w:rsidR="00DF2C69">
        <w:rPr>
          <w:i/>
        </w:rPr>
        <w:t>generated</w:t>
      </w:r>
      <w:r w:rsidR="005038E0" w:rsidRPr="00F115FE">
        <w:rPr>
          <w:i/>
        </w:rPr>
        <w:t xml:space="preserve"> across the entire classification pipeline</w:t>
      </w:r>
      <w:r w:rsidR="00DF2C69">
        <w:t xml:space="preserve">. In the case of domain-specific tools, consider that the coloring metaphor in Crayons is effective </w:t>
      </w:r>
      <w:r w:rsidR="00DE2EC8">
        <w:t xml:space="preserve">in part </w:t>
      </w:r>
      <w:r w:rsidR="00DF2C69">
        <w:t xml:space="preserve">because it connects the </w:t>
      </w:r>
      <w:r w:rsidR="00AB02B2">
        <w:t xml:space="preserve">pipeline’s </w:t>
      </w:r>
      <w:r w:rsidR="00DF2C69">
        <w:t xml:space="preserve">beginning (labeling data) </w:t>
      </w:r>
      <w:r w:rsidR="00AB02B2">
        <w:t xml:space="preserve">and </w:t>
      </w:r>
      <w:r w:rsidR="00DF2C69">
        <w:t xml:space="preserve">end (analyzing </w:t>
      </w:r>
      <w:r w:rsidR="00AB02B2">
        <w:t xml:space="preserve">model </w:t>
      </w:r>
      <w:r w:rsidR="00DF2C69">
        <w:t xml:space="preserve">classification) </w:t>
      </w:r>
      <w:r w:rsidR="00AB02B2">
        <w:t>with</w:t>
      </w:r>
      <w:r w:rsidR="00DF2C69">
        <w:t>in a single visualization.</w:t>
      </w:r>
      <w:r w:rsidR="00DE2EC8">
        <w:t xml:space="preserve"> </w:t>
      </w:r>
      <w:r w:rsidR="00F944FE">
        <w:t xml:space="preserve">Gestalt generalizes this with visualizations that connect data from different steps in the pipeline to help </w:t>
      </w:r>
      <w:r w:rsidR="00DE2EC8">
        <w:t xml:space="preserve">developers understand relationships between </w:t>
      </w:r>
      <w:r w:rsidR="00F944FE">
        <w:t xml:space="preserve">data, attributes, and results. </w:t>
      </w:r>
    </w:p>
    <w:p w:rsidR="00DB6024" w:rsidRDefault="00DB6024" w:rsidP="00E21D58">
      <w:r>
        <w:t xml:space="preserve">Figure 3 shows one approach to </w:t>
      </w:r>
      <w:r w:rsidR="00356316">
        <w:t xml:space="preserve">a </w:t>
      </w:r>
      <w:r>
        <w:t xml:space="preserve">connected visualization, side-by-side presentation of information </w:t>
      </w:r>
      <w:r w:rsidR="009D7F85">
        <w:t xml:space="preserve">about the same example </w:t>
      </w:r>
      <w:r>
        <w:t>from different parts of the pipeline.</w:t>
      </w:r>
      <w:r w:rsidR="00356316">
        <w:t xml:space="preserve"> Working on </w:t>
      </w:r>
      <w:r w:rsidR="002D7958">
        <w:t xml:space="preserve">a </w:t>
      </w:r>
      <w:r w:rsidR="00356316">
        <w:t>sentiment analysis</w:t>
      </w:r>
      <w:r w:rsidR="002D7958">
        <w:t xml:space="preserve"> problem</w:t>
      </w:r>
      <w:r w:rsidR="00356316">
        <w:t xml:space="preserve">, a developer </w:t>
      </w:r>
      <w:r w:rsidR="001C7CD1">
        <w:t>hovers</w:t>
      </w:r>
      <w:r w:rsidR="00356316">
        <w:t xml:space="preserve"> over an item in a grid view </w:t>
      </w:r>
      <w:r w:rsidR="001C7CD1">
        <w:t xml:space="preserve">to see a </w:t>
      </w:r>
      <w:r w:rsidR="00356316">
        <w:t xml:space="preserve">preview of the document. </w:t>
      </w:r>
      <w:r w:rsidR="001C7CD1">
        <w:t xml:space="preserve">They then </w:t>
      </w:r>
      <w:r w:rsidR="00356316">
        <w:t>click into the grid</w:t>
      </w:r>
      <w:r w:rsidR="001C7CD1">
        <w:t xml:space="preserve"> for </w:t>
      </w:r>
      <w:r w:rsidR="00356316">
        <w:t xml:space="preserve">a side-by-side view of the document, </w:t>
      </w:r>
      <w:r w:rsidR="009D7F85">
        <w:t xml:space="preserve">its computed </w:t>
      </w:r>
      <w:r w:rsidR="00356316">
        <w:t xml:space="preserve">attributes, and its classification. </w:t>
      </w:r>
      <w:r w:rsidR="001C7CD1">
        <w:t xml:space="preserve">Pulling this into a single view </w:t>
      </w:r>
      <w:r w:rsidR="000D6D37">
        <w:t>allows</w:t>
      </w:r>
      <w:r w:rsidR="001C7CD1">
        <w:t xml:space="preserve"> </w:t>
      </w:r>
      <w:r w:rsidR="000D6D37">
        <w:t>a</w:t>
      </w:r>
      <w:r w:rsidR="009D7F85">
        <w:t xml:space="preserve"> </w:t>
      </w:r>
      <w:r w:rsidR="001C7CD1">
        <w:t xml:space="preserve">developer to understand how </w:t>
      </w:r>
      <w:r w:rsidR="000D6D37">
        <w:t>an</w:t>
      </w:r>
      <w:r w:rsidR="001C7CD1">
        <w:t xml:space="preserve"> example moved through the pipeline.</w:t>
      </w:r>
    </w:p>
    <w:p w:rsidR="001C7CD1" w:rsidRDefault="009D7F85" w:rsidP="00E21D58">
      <w:r>
        <w:t>A second approach to connected visualizations emphasizes filtering and grouping examples based on information from different steps in the pipeline. Figure 4 presents an example of a developer clicking into a confusion matrix</w:t>
      </w:r>
      <w:r w:rsidR="007B7388">
        <w:t xml:space="preserve"> to isolate examples labeled as triangles and classified as rectangles. In this case, it seems likely that several of these instances are mislabeled. As another example, a developer might apply a filter to isolate examples that have</w:t>
      </w:r>
      <w:r w:rsidR="001F5DA0">
        <w:t xml:space="preserve"> a</w:t>
      </w:r>
      <w:r w:rsidR="007B7388">
        <w:t xml:space="preserve"> particular attribute value. </w:t>
      </w:r>
      <w:r w:rsidR="001731F2">
        <w:t xml:space="preserve">Examining these might suggest a possible bug in the code computing that </w:t>
      </w:r>
      <w:r w:rsidR="009014F6">
        <w:t>attribute</w:t>
      </w:r>
      <w:r w:rsidR="001731F2">
        <w:t>.</w:t>
      </w:r>
      <w:r w:rsidR="002E7D70">
        <w:t xml:space="preserve"> </w:t>
      </w:r>
      <w:r w:rsidR="00C456AF">
        <w:t>Connected visualizations allow developers to quickly assemble the information needed to examine such questions.</w:t>
      </w:r>
    </w:p>
    <w:p w:rsidR="00D461FA" w:rsidRPr="00D6022A" w:rsidRDefault="00631974" w:rsidP="00DA7B10">
      <w:pPr>
        <w:pStyle w:val="Heading2"/>
      </w:pPr>
      <w:r>
        <w:t>The “G</w:t>
      </w:r>
      <w:r w:rsidR="00D6022A">
        <w:t>estalt” of Gestalt</w:t>
      </w:r>
    </w:p>
    <w:p w:rsidR="00C456AF" w:rsidRDefault="00C456AF" w:rsidP="00E21D58">
      <w:r>
        <w:t xml:space="preserve">Each </w:t>
      </w:r>
      <w:r w:rsidR="003B0882">
        <w:t xml:space="preserve">of Gestalt’s </w:t>
      </w:r>
      <w:r>
        <w:t>capabilit</w:t>
      </w:r>
      <w:r w:rsidR="003B0882">
        <w:t>ies</w:t>
      </w:r>
      <w:r>
        <w:t xml:space="preserve"> is important, </w:t>
      </w:r>
      <w:r w:rsidR="003B0882">
        <w:t xml:space="preserve">but </w:t>
      </w:r>
      <w:r w:rsidR="00CF1D36">
        <w:t xml:space="preserve">Gestalt’s </w:t>
      </w:r>
      <w:r w:rsidR="003B0882">
        <w:t xml:space="preserve">real </w:t>
      </w:r>
      <w:r w:rsidR="00CF1D36">
        <w:t xml:space="preserve">power comes from how they </w:t>
      </w:r>
      <w:r w:rsidR="0043518B">
        <w:t xml:space="preserve">relate </w:t>
      </w:r>
      <w:r w:rsidR="00CF1D36">
        <w:t xml:space="preserve">and are combined. </w:t>
      </w:r>
      <w:r>
        <w:t xml:space="preserve">Figure 4’s clicking into a confusion matrix to </w:t>
      </w:r>
      <w:r w:rsidR="00CF1D36">
        <w:t xml:space="preserve">see misclassified examples </w:t>
      </w:r>
      <w:r>
        <w:t xml:space="preserve">requires a structured </w:t>
      </w:r>
      <w:r w:rsidR="00865754">
        <w:t>understanding</w:t>
      </w:r>
      <w:r>
        <w:t xml:space="preserve"> of the pipeline, </w:t>
      </w:r>
      <w:r w:rsidR="00CF1D36">
        <w:t xml:space="preserve">the flexibility to implement an appropriate visualization of the individual examples, and a data </w:t>
      </w:r>
      <w:r w:rsidR="0085369A">
        <w:t>representation</w:t>
      </w:r>
      <w:r w:rsidR="00CF1D36">
        <w:t xml:space="preserve"> capturing how each example moved through the pipeline.</w:t>
      </w:r>
      <w:r w:rsidR="0043518B">
        <w:t xml:space="preserve"> All of these pieces work together.</w:t>
      </w:r>
    </w:p>
    <w:p w:rsidR="00F020D1" w:rsidRDefault="003B0882" w:rsidP="00E21D58">
      <w:r>
        <w:t xml:space="preserve">As a whole, these capabilities serve to accelerate the interactive loop: </w:t>
      </w:r>
      <w:r w:rsidR="005038E0" w:rsidRPr="00F115FE">
        <w:rPr>
          <w:i/>
        </w:rPr>
        <w:t>developers can more quickly implement and analyze different potential versions of a machine learning system</w:t>
      </w:r>
      <w:r>
        <w:t xml:space="preserve">. Gestalt’s </w:t>
      </w:r>
      <w:r w:rsidR="00F020D1">
        <w:t xml:space="preserve">approach provides both structure and flexibility for rapid </w:t>
      </w:r>
      <w:r>
        <w:t>implementation</w:t>
      </w:r>
      <w:r w:rsidR="00F020D1">
        <w:t xml:space="preserve">, the shared data </w:t>
      </w:r>
      <w:r w:rsidR="00F020D1">
        <w:lastRenderedPageBreak/>
        <w:t>table removes data conversion and management to make it easy to switch between implementation and analysis, and connected visualizations allow developers to quickly analyze the important parts of their system.</w:t>
      </w:r>
    </w:p>
    <w:p w:rsidR="00CB7C45" w:rsidRDefault="00B62C03" w:rsidP="00CB7C45">
      <w:pPr>
        <w:pStyle w:val="Heading1"/>
        <w:rPr>
          <w:rFonts w:ascii="Times" w:hAnsi="Times"/>
          <w:b w:val="0"/>
          <w:caps w:val="0"/>
          <w:kern w:val="0"/>
          <w:sz w:val="20"/>
        </w:rPr>
      </w:pPr>
      <w:r>
        <w:rPr>
          <w:noProof/>
        </w:rPr>
        <w:t>CURRENT TOOL WORK</w:t>
      </w:r>
    </w:p>
    <w:p w:rsidR="0070201E" w:rsidRDefault="00282A97" w:rsidP="00E21D58">
      <w:r>
        <w:t>Several categories of tools can be used in machine learning applications and warrant discussion with regard to Gestalt.</w:t>
      </w:r>
      <w:r w:rsidR="00E477DC">
        <w:t xml:space="preserve"> </w:t>
      </w:r>
    </w:p>
    <w:p w:rsidR="0070201E" w:rsidRDefault="0070201E" w:rsidP="0070201E">
      <w:pPr>
        <w:pStyle w:val="Heading2"/>
      </w:pPr>
      <w:r>
        <w:t>Domain</w:t>
      </w:r>
      <w:r w:rsidR="004704FA">
        <w:t>-</w:t>
      </w:r>
      <w:r>
        <w:t>Specific Tools</w:t>
      </w:r>
    </w:p>
    <w:p w:rsidR="00A66EAF" w:rsidRDefault="0070201E" w:rsidP="00E21D58">
      <w:r>
        <w:t>Domain</w:t>
      </w:r>
      <w:r w:rsidR="004704FA">
        <w:t>-</w:t>
      </w:r>
      <w:r>
        <w:t xml:space="preserve">specific tools support both </w:t>
      </w:r>
      <w:r w:rsidR="00C7703F">
        <w:t>implementation and analysis</w:t>
      </w:r>
      <w:r>
        <w:t xml:space="preserve">, but do so at the expense of flexibility. For example, Crayons </w:t>
      </w:r>
      <w:r w:rsidR="00AE5752">
        <w:t xml:space="preserve">supports the </w:t>
      </w:r>
      <w:r w:rsidR="0016413F">
        <w:t xml:space="preserve">learning </w:t>
      </w:r>
      <w:r w:rsidR="00AE5752">
        <w:t xml:space="preserve">of </w:t>
      </w:r>
      <w:r w:rsidR="00C7703F">
        <w:t>models</w:t>
      </w:r>
      <w:r>
        <w:t xml:space="preserve"> that segment images</w:t>
      </w:r>
      <w:r w:rsidR="009A5234">
        <w:t xml:space="preserve"> </w:t>
      </w:r>
      <w:r w:rsidR="00A7061C">
        <w:fldChar w:fldCharType="begin"/>
      </w:r>
      <w:r w:rsidR="00072483">
        <w:instrText>Mendeley Citation{dcbea08a-8dd8-102d-98a1-0024e85ead87} Prev:{[8]}</w:instrText>
      </w:r>
      <w:r w:rsidR="00A7061C">
        <w:fldChar w:fldCharType="separate"/>
      </w:r>
      <w:r w:rsidR="00072483" w:rsidRPr="00072483">
        <w:rPr>
          <w:noProof/>
        </w:rPr>
        <w:t>[8]</w:t>
      </w:r>
      <w:r w:rsidR="00A7061C">
        <w:fldChar w:fldCharType="end"/>
      </w:r>
      <w:r>
        <w:t xml:space="preserve">. </w:t>
      </w:r>
      <w:r w:rsidR="00C7703F">
        <w:t>A</w:t>
      </w:r>
      <w:r>
        <w:t xml:space="preserve"> </w:t>
      </w:r>
      <w:r w:rsidR="0016413F">
        <w:t xml:space="preserve">developer </w:t>
      </w:r>
      <w:r>
        <w:t>capture</w:t>
      </w:r>
      <w:r w:rsidR="0016413F">
        <w:t>s</w:t>
      </w:r>
      <w:r>
        <w:t xml:space="preserve"> a</w:t>
      </w:r>
      <w:r w:rsidR="0016413F">
        <w:t>n</w:t>
      </w:r>
      <w:r>
        <w:t xml:space="preserve"> image and color</w:t>
      </w:r>
      <w:r w:rsidR="00CE32F6">
        <w:t>s</w:t>
      </w:r>
      <w:r>
        <w:t xml:space="preserve"> regions that corres</w:t>
      </w:r>
      <w:r w:rsidR="00C7703F">
        <w:t xml:space="preserve">pond to different segments. The </w:t>
      </w:r>
      <w:r w:rsidR="0016413F">
        <w:t xml:space="preserve">system learns a model from these labeled pixels, and the developer </w:t>
      </w:r>
      <w:r>
        <w:t>analyze</w:t>
      </w:r>
      <w:r w:rsidR="00C7703F">
        <w:t>s</w:t>
      </w:r>
      <w:r>
        <w:t xml:space="preserve"> </w:t>
      </w:r>
      <w:r w:rsidR="0016413F">
        <w:t xml:space="preserve">the model’s </w:t>
      </w:r>
      <w:r>
        <w:t xml:space="preserve">performance by </w:t>
      </w:r>
      <w:r w:rsidR="0016413F">
        <w:t xml:space="preserve">applying it to </w:t>
      </w:r>
      <w:r>
        <w:t>new image</w:t>
      </w:r>
      <w:r w:rsidR="0016413F">
        <w:t>s</w:t>
      </w:r>
      <w:r>
        <w:t xml:space="preserve"> and overlaying the results</w:t>
      </w:r>
      <w:r w:rsidR="0016413F">
        <w:t xml:space="preserve"> on those images</w:t>
      </w:r>
      <w:r>
        <w:t xml:space="preserve">. The designer iterates by correcting </w:t>
      </w:r>
      <w:r w:rsidR="0016413F">
        <w:t xml:space="preserve">model </w:t>
      </w:r>
      <w:r>
        <w:t xml:space="preserve">mistakes, </w:t>
      </w:r>
      <w:r w:rsidR="0016413F">
        <w:t xml:space="preserve">thus </w:t>
      </w:r>
      <w:r>
        <w:t xml:space="preserve">providing new data for the classification pipeline. </w:t>
      </w:r>
      <w:r w:rsidR="0016413F">
        <w:t>Crayons achieves this ease of use by limiting flexibility. Input is limited to providing more training examples, and analysis is limited to looking at classification results overlaid on images. Developers cannot access other information</w:t>
      </w:r>
      <w:r w:rsidR="00780B76" w:rsidRPr="00780B76">
        <w:t xml:space="preserve"> </w:t>
      </w:r>
      <w:r w:rsidR="00780B76">
        <w:t>that might help them iterate</w:t>
      </w:r>
      <w:r w:rsidR="002217F1">
        <w:t xml:space="preserve"> (e.g.,</w:t>
      </w:r>
      <w:r w:rsidR="00780B76">
        <w:t xml:space="preserve"> attribute values</w:t>
      </w:r>
      <w:r w:rsidR="002217F1">
        <w:t>)</w:t>
      </w:r>
      <w:r w:rsidR="0016413F">
        <w:t>.</w:t>
      </w:r>
    </w:p>
    <w:p w:rsidR="009F4FF2" w:rsidRDefault="004704FA" w:rsidP="00E21D58">
      <w:r>
        <w:t xml:space="preserve">Domain-specific tools have been created for a variety of problems, including </w:t>
      </w:r>
      <w:r w:rsidR="0016413F">
        <w:t xml:space="preserve">computer vision </w:t>
      </w:r>
      <w:r>
        <w:t xml:space="preserve">systems </w:t>
      </w:r>
      <w:r w:rsidR="00A7061C">
        <w:fldChar w:fldCharType="begin"/>
      </w:r>
      <w:r w:rsidR="00530EF6">
        <w:instrText>Mendeley Citation{d240173c-8dd9-102d-98a1-0024e85ead87} Prev:{[14]}</w:instrText>
      </w:r>
      <w:r w:rsidR="00A7061C">
        <w:fldChar w:fldCharType="separate"/>
      </w:r>
      <w:r w:rsidR="00530EF6" w:rsidRPr="00530EF6">
        <w:rPr>
          <w:noProof/>
        </w:rPr>
        <w:t>[14]</w:t>
      </w:r>
      <w:r w:rsidR="00A7061C">
        <w:fldChar w:fldCharType="end"/>
      </w:r>
      <w:r w:rsidR="0016413F">
        <w:t xml:space="preserve">, </w:t>
      </w:r>
      <w:r>
        <w:t xml:space="preserve">simple sensor-based recognizers </w:t>
      </w:r>
      <w:r w:rsidR="00A7061C">
        <w:fldChar w:fldCharType="begin"/>
      </w:r>
      <w:r w:rsidR="00530EF6">
        <w:instrText>Mendeley Citation{1d47c528-8dd9-102d-98a1-0024e85ead87} Prev:{[11]}</w:instrText>
      </w:r>
      <w:r w:rsidR="00A7061C">
        <w:fldChar w:fldCharType="separate"/>
      </w:r>
      <w:r w:rsidR="00530EF6" w:rsidRPr="00530EF6">
        <w:rPr>
          <w:noProof/>
        </w:rPr>
        <w:t>[11]</w:t>
      </w:r>
      <w:r w:rsidR="00A7061C">
        <w:fldChar w:fldCharType="end"/>
      </w:r>
      <w:r w:rsidR="0016413F">
        <w:t xml:space="preserve">, and </w:t>
      </w:r>
      <w:r>
        <w:t xml:space="preserve">interactive concept learning in </w:t>
      </w:r>
      <w:r w:rsidR="0016413F">
        <w:t xml:space="preserve">image search </w:t>
      </w:r>
      <w:r w:rsidR="00A7061C">
        <w:fldChar w:fldCharType="begin"/>
      </w:r>
      <w:r w:rsidR="00530EF6">
        <w:instrText>Mendeley Citation{25dc76ca-8dd9-102d-98a1-0024e85ead87} Prev:{[9]}</w:instrText>
      </w:r>
      <w:r w:rsidR="00A7061C">
        <w:fldChar w:fldCharType="separate"/>
      </w:r>
      <w:r w:rsidR="00530EF6" w:rsidRPr="00530EF6">
        <w:rPr>
          <w:noProof/>
        </w:rPr>
        <w:t>[9]</w:t>
      </w:r>
      <w:r w:rsidR="00A7061C">
        <w:fldChar w:fldCharType="end"/>
      </w:r>
      <w:r w:rsidR="0016413F">
        <w:t xml:space="preserve">. </w:t>
      </w:r>
      <w:r>
        <w:t xml:space="preserve">Because </w:t>
      </w:r>
      <w:r w:rsidR="0070201E">
        <w:t>the number of domains affected by machine learning is large and growing, designing domain</w:t>
      </w:r>
      <w:r w:rsidR="003A1164">
        <w:t>-</w:t>
      </w:r>
      <w:r w:rsidR="0070201E">
        <w:t xml:space="preserve">specific tools for each is untenable. </w:t>
      </w:r>
      <w:r>
        <w:t>D</w:t>
      </w:r>
      <w:r w:rsidR="0070201E">
        <w:t>omain</w:t>
      </w:r>
      <w:r>
        <w:t>-</w:t>
      </w:r>
      <w:r w:rsidR="0070201E">
        <w:t xml:space="preserve">specific tools </w:t>
      </w:r>
      <w:r>
        <w:t xml:space="preserve">often </w:t>
      </w:r>
      <w:r w:rsidR="0070201E">
        <w:t xml:space="preserve">target </w:t>
      </w:r>
      <w:r w:rsidR="00A66EAF">
        <w:t xml:space="preserve">non-programmers, </w:t>
      </w:r>
      <w:r w:rsidR="00774420">
        <w:t>who are</w:t>
      </w:r>
      <w:r w:rsidR="00A66EAF">
        <w:t xml:space="preserve"> </w:t>
      </w:r>
      <w:r w:rsidR="0070201E">
        <w:t>unlikely to be able to make major changes to the inner workings of a system. Gestalt targets developers</w:t>
      </w:r>
      <w:r>
        <w:t xml:space="preserve"> and can take a different approach</w:t>
      </w:r>
      <w:r w:rsidR="0070201E">
        <w:t xml:space="preserve">. Gestalt focuses on providing the necessary development </w:t>
      </w:r>
      <w:r w:rsidR="00774420">
        <w:t>support</w:t>
      </w:r>
      <w:r w:rsidR="0070201E">
        <w:t xml:space="preserve"> to make </w:t>
      </w:r>
      <w:r w:rsidR="00DA33F1">
        <w:t>implementation</w:t>
      </w:r>
      <w:r w:rsidR="0070201E">
        <w:t xml:space="preserve"> and </w:t>
      </w:r>
      <w:r w:rsidR="00DA33F1">
        <w:t>analysis</w:t>
      </w:r>
      <w:r w:rsidR="0070201E">
        <w:t xml:space="preserve"> easier for a wide variety of domains. </w:t>
      </w:r>
      <w:r>
        <w:t>W</w:t>
      </w:r>
      <w:r w:rsidR="0070201E">
        <w:t xml:space="preserve">e are </w:t>
      </w:r>
      <w:r>
        <w:t xml:space="preserve">thus </w:t>
      </w:r>
      <w:r w:rsidR="0070201E">
        <w:t>lowering the barrier to us</w:t>
      </w:r>
      <w:r>
        <w:t>ing</w:t>
      </w:r>
      <w:r w:rsidR="0070201E">
        <w:t xml:space="preserve"> machine learning, so that the large population of developers can join the ranks of expert researchers in their ability to apply machine learning</w:t>
      </w:r>
      <w:r w:rsidR="00A66EAF">
        <w:t>.</w:t>
      </w:r>
      <w:r w:rsidR="0070201E">
        <w:t xml:space="preserve"> </w:t>
      </w:r>
    </w:p>
    <w:p w:rsidR="009F4FF2" w:rsidRDefault="00696A2F" w:rsidP="009F4FF2">
      <w:pPr>
        <w:pStyle w:val="Heading2"/>
      </w:pPr>
      <w:r>
        <w:t xml:space="preserve">Disconnected </w:t>
      </w:r>
      <w:r w:rsidR="009F4FF2">
        <w:t>General</w:t>
      </w:r>
      <w:r w:rsidR="0094777F">
        <w:t>-</w:t>
      </w:r>
      <w:r w:rsidR="009F4FF2">
        <w:t>Purpose</w:t>
      </w:r>
      <w:r>
        <w:t xml:space="preserve"> Tools</w:t>
      </w:r>
    </w:p>
    <w:p w:rsidR="00CE24FD" w:rsidRDefault="00DE02C6" w:rsidP="00E21D58">
      <w:r>
        <w:t xml:space="preserve">A variety of </w:t>
      </w:r>
      <w:r w:rsidR="00984F3F">
        <w:t>g</w:t>
      </w:r>
      <w:r w:rsidR="00CB7C45" w:rsidRPr="002E3C37">
        <w:t>eneral</w:t>
      </w:r>
      <w:r w:rsidR="00983165">
        <w:t>-</w:t>
      </w:r>
      <w:r w:rsidR="00CB7C45" w:rsidRPr="002E3C37">
        <w:t xml:space="preserve">purpose </w:t>
      </w:r>
      <w:r w:rsidR="00950933">
        <w:t>tools</w:t>
      </w:r>
      <w:r w:rsidR="00C45DF1">
        <w:t xml:space="preserve"> </w:t>
      </w:r>
      <w:r w:rsidR="00CB7C45" w:rsidRPr="002E3C37">
        <w:t>support</w:t>
      </w:r>
      <w:r w:rsidR="00304F2F">
        <w:t xml:space="preserve"> </w:t>
      </w:r>
      <w:r w:rsidR="00983165">
        <w:t xml:space="preserve">either </w:t>
      </w:r>
      <w:r w:rsidR="00304F2F">
        <w:t>implementation or analysis</w:t>
      </w:r>
      <w:r>
        <w:t xml:space="preserve"> of machine learning systems. </w:t>
      </w:r>
      <w:r w:rsidR="00CB7C45" w:rsidRPr="002E3C37">
        <w:t xml:space="preserve">Weka </w:t>
      </w:r>
      <w:r>
        <w:t xml:space="preserve">is a well-known example, providing </w:t>
      </w:r>
      <w:r w:rsidR="00CB7C45" w:rsidRPr="002E3C37">
        <w:t xml:space="preserve">developers </w:t>
      </w:r>
      <w:r>
        <w:t xml:space="preserve">with a large library of </w:t>
      </w:r>
      <w:r w:rsidR="00CB7C45" w:rsidRPr="002E3C37">
        <w:t>machine learning algorithms</w:t>
      </w:r>
      <w:r w:rsidR="002150E3">
        <w:t xml:space="preserve"> </w:t>
      </w:r>
      <w:r w:rsidR="00A7061C">
        <w:fldChar w:fldCharType="begin"/>
      </w:r>
      <w:r w:rsidR="00530EF6">
        <w:instrText>Mendeley Citation{95568052-8de5-102d-98a1-0024e85ead87} Prev:{[20]}</w:instrText>
      </w:r>
      <w:r w:rsidR="00A7061C">
        <w:fldChar w:fldCharType="separate"/>
      </w:r>
      <w:r w:rsidR="00530EF6" w:rsidRPr="00530EF6">
        <w:rPr>
          <w:noProof/>
        </w:rPr>
        <w:t>[20]</w:t>
      </w:r>
      <w:r w:rsidR="00A7061C">
        <w:fldChar w:fldCharType="end"/>
      </w:r>
      <w:r>
        <w:t xml:space="preserve">. </w:t>
      </w:r>
      <w:r w:rsidR="00CE24FD">
        <w:t xml:space="preserve">Interactive </w:t>
      </w:r>
      <w:r>
        <w:t xml:space="preserve">visualization tools </w:t>
      </w:r>
      <w:r w:rsidR="00B01317">
        <w:t>like Tableau</w:t>
      </w:r>
      <w:r>
        <w:t xml:space="preserve"> can be applied to data</w:t>
      </w:r>
      <w:r w:rsidR="00CE24FD">
        <w:t xml:space="preserve"> exported from machine learning systems</w:t>
      </w:r>
      <w:r w:rsidR="00B01317">
        <w:t xml:space="preserve"> </w:t>
      </w:r>
      <w:r w:rsidR="00A7061C">
        <w:fldChar w:fldCharType="begin"/>
      </w:r>
      <w:r w:rsidR="00530EF6">
        <w:instrText>Mendeley Citation{6b7f1888-d1fc-102d-ae72-0024e85ead87} Prev:{[19]}</w:instrText>
      </w:r>
      <w:r w:rsidR="00A7061C">
        <w:fldChar w:fldCharType="separate"/>
      </w:r>
      <w:r w:rsidR="00530EF6" w:rsidRPr="00530EF6">
        <w:rPr>
          <w:noProof/>
        </w:rPr>
        <w:t>[19]</w:t>
      </w:r>
      <w:r w:rsidR="00A7061C">
        <w:fldChar w:fldCharType="end"/>
      </w:r>
      <w:r w:rsidR="00CE24FD">
        <w:t xml:space="preserve">. </w:t>
      </w:r>
    </w:p>
    <w:p w:rsidR="00B44E31" w:rsidRDefault="00B02E8E" w:rsidP="00E21D58">
      <w:r>
        <w:lastRenderedPageBreak/>
        <w:t>T</w:t>
      </w:r>
      <w:r w:rsidR="00B01317">
        <w:t xml:space="preserve">ools that </w:t>
      </w:r>
      <w:r w:rsidR="00D74F30">
        <w:t xml:space="preserve">each </w:t>
      </w:r>
      <w:r w:rsidR="00B01317">
        <w:t xml:space="preserve">support a portion of the machine learning pipeline </w:t>
      </w:r>
      <w:r>
        <w:t xml:space="preserve">create gaps that </w:t>
      </w:r>
      <w:r w:rsidR="00B01317">
        <w:t>are a fundamental obstacle to effectively moving between implementation and analysis. Developers must explicitly choose to move from one tool to another</w:t>
      </w:r>
      <w:r w:rsidR="00D74F30">
        <w:t xml:space="preserve">, </w:t>
      </w:r>
      <w:r w:rsidR="00B01317">
        <w:t xml:space="preserve">typically </w:t>
      </w:r>
      <w:r w:rsidR="00D74F30">
        <w:t xml:space="preserve">losing </w:t>
      </w:r>
      <w:r w:rsidR="00B01317">
        <w:t>any established working context</w:t>
      </w:r>
      <w:r w:rsidR="00D74F30">
        <w:t xml:space="preserve">. </w:t>
      </w:r>
      <w:r w:rsidR="00B01317">
        <w:t>It is entirely upon the developer to bridge the gaps between tools</w:t>
      </w:r>
      <w:r w:rsidR="00D74F30">
        <w:t xml:space="preserve">: writing custom scripts to convert between data formats exported by different tools, aggregating and visualizing raw data, storing and linking intermediate information computed throughout the pipeline. For example, a canonical pipeline for the sentiment analysis problem might use Python to process reviews and obtain </w:t>
      </w:r>
      <w:r w:rsidR="00D80FBB">
        <w:t>word-count</w:t>
      </w:r>
      <w:r w:rsidR="00D74F30">
        <w:t xml:space="preserve"> attributes, then Weka to train a model, then Tableau to analysis experimental results. Reproducing the interactions from Figure 3 and Figure 4 would require extensive developer effort. G</w:t>
      </w:r>
      <w:r w:rsidR="005059AB">
        <w:t xml:space="preserve">estalt </w:t>
      </w:r>
      <w:r w:rsidR="00D74F30">
        <w:t xml:space="preserve">connects steps, aggregates examples, and enables interactivity to </w:t>
      </w:r>
      <w:r w:rsidR="005059AB">
        <w:t xml:space="preserve">allow developers to </w:t>
      </w:r>
      <w:r w:rsidR="00D74F30">
        <w:t xml:space="preserve">focus on </w:t>
      </w:r>
      <w:r w:rsidR="005059AB">
        <w:t xml:space="preserve">the logic </w:t>
      </w:r>
      <w:r w:rsidR="00D74F30">
        <w:t xml:space="preserve">of </w:t>
      </w:r>
      <w:r w:rsidR="005059AB">
        <w:t>the</w:t>
      </w:r>
      <w:r w:rsidR="00D74F30">
        <w:t>ir</w:t>
      </w:r>
      <w:r w:rsidR="005059AB">
        <w:t xml:space="preserve"> pipeline</w:t>
      </w:r>
      <w:r w:rsidR="00D74F30">
        <w:t xml:space="preserve"> and analyses of how data is transformed in that pipeline</w:t>
      </w:r>
      <w:r w:rsidR="005F6967">
        <w:t xml:space="preserve">. </w:t>
      </w:r>
    </w:p>
    <w:p w:rsidR="00731A1E" w:rsidRDefault="00696A2F" w:rsidP="00731A1E">
      <w:pPr>
        <w:pStyle w:val="Heading2"/>
      </w:pPr>
      <w:r>
        <w:t>Connected General</w:t>
      </w:r>
      <w:r w:rsidR="0094777F">
        <w:t>-</w:t>
      </w:r>
      <w:r>
        <w:t>Purpose Tools</w:t>
      </w:r>
    </w:p>
    <w:p w:rsidR="004050DD" w:rsidRDefault="001A7A55" w:rsidP="002519EF">
      <w:r>
        <w:t xml:space="preserve">Connected </w:t>
      </w:r>
      <w:r w:rsidR="004050DD">
        <w:t>general</w:t>
      </w:r>
      <w:r w:rsidR="0094777F">
        <w:t>-</w:t>
      </w:r>
      <w:r w:rsidR="004050DD">
        <w:t xml:space="preserve">purpose </w:t>
      </w:r>
      <w:r>
        <w:t xml:space="preserve">tools </w:t>
      </w:r>
      <w:r w:rsidR="004050DD">
        <w:t xml:space="preserve">are capable of addressing the entire classification pipeline. These </w:t>
      </w:r>
      <w:r>
        <w:t xml:space="preserve">can be further decomposed into </w:t>
      </w:r>
      <w:r w:rsidRPr="00372A0A">
        <w:rPr>
          <w:i/>
        </w:rPr>
        <w:t>dataflow</w:t>
      </w:r>
      <w:r>
        <w:t xml:space="preserve"> and </w:t>
      </w:r>
      <w:r w:rsidRPr="00372A0A">
        <w:rPr>
          <w:i/>
        </w:rPr>
        <w:t>programming</w:t>
      </w:r>
      <w:r>
        <w:t xml:space="preserve"> </w:t>
      </w:r>
      <w:r w:rsidR="00372A0A">
        <w:t>environments</w:t>
      </w:r>
      <w:r>
        <w:t xml:space="preserve">. </w:t>
      </w:r>
    </w:p>
    <w:p w:rsidR="0065140B" w:rsidRDefault="00372A0A" w:rsidP="002519EF">
      <w:r>
        <w:t xml:space="preserve">Dataflow </w:t>
      </w:r>
      <w:r w:rsidR="002519EF">
        <w:t xml:space="preserve">environments provide </w:t>
      </w:r>
      <w:r w:rsidR="004050DD">
        <w:t xml:space="preserve">sets of </w:t>
      </w:r>
      <w:r w:rsidR="002519EF">
        <w:t xml:space="preserve">discrete </w:t>
      </w:r>
      <w:r w:rsidR="005A5A0D">
        <w:t>components</w:t>
      </w:r>
      <w:r w:rsidR="002519EF">
        <w:t xml:space="preserve"> </w:t>
      </w:r>
      <w:r w:rsidR="004050DD">
        <w:t xml:space="preserve">that can be combined to implement desired behaviors </w:t>
      </w:r>
      <w:r w:rsidR="00A7061C">
        <w:fldChar w:fldCharType="begin"/>
      </w:r>
      <w:r w:rsidR="00530EF6">
        <w:instrText>Mendeley Citation{c1505c7b-7aec-453b-ba5a-91311272055a} Prev:{[2]}</w:instrText>
      </w:r>
      <w:r w:rsidR="00A7061C">
        <w:fldChar w:fldCharType="separate"/>
      </w:r>
      <w:r w:rsidR="00530EF6" w:rsidRPr="00530EF6">
        <w:rPr>
          <w:noProof/>
        </w:rPr>
        <w:t>[2]</w:t>
      </w:r>
      <w:r w:rsidR="00A7061C">
        <w:rPr>
          <w:noProof/>
        </w:rPr>
        <w:fldChar w:fldCharType="end"/>
      </w:r>
      <w:r w:rsidR="004050DD">
        <w:rPr>
          <w:noProof/>
        </w:rPr>
        <w:t>.</w:t>
      </w:r>
      <w:r w:rsidR="002519EF">
        <w:t xml:space="preserve"> </w:t>
      </w:r>
      <w:r w:rsidR="004050DD">
        <w:t>S</w:t>
      </w:r>
      <w:r w:rsidR="002519EF">
        <w:t>ome dataflow tools even provide components</w:t>
      </w:r>
      <w:r w:rsidR="00562F9A">
        <w:t xml:space="preserve"> </w:t>
      </w:r>
      <w:r w:rsidR="004050DD">
        <w:t xml:space="preserve">targeting machine learning problems </w:t>
      </w:r>
      <w:r w:rsidR="00A7061C">
        <w:fldChar w:fldCharType="begin"/>
      </w:r>
      <w:r w:rsidR="00530EF6">
        <w:instrText>Mendeley Citation{f05b6e2e-8e9c-102d-98a1-0024e85ead87} Prev:{[10]}</w:instrText>
      </w:r>
      <w:r w:rsidR="00A7061C">
        <w:fldChar w:fldCharType="separate"/>
      </w:r>
      <w:r w:rsidR="00530EF6" w:rsidRPr="00530EF6">
        <w:rPr>
          <w:noProof/>
        </w:rPr>
        <w:t>[10]</w:t>
      </w:r>
      <w:r w:rsidR="00A7061C">
        <w:fldChar w:fldCharType="end"/>
      </w:r>
      <w:r w:rsidR="002519EF">
        <w:t xml:space="preserve">. </w:t>
      </w:r>
      <w:r w:rsidR="004050DD">
        <w:t>Dataflow tools generally focus on using pre</w:t>
      </w:r>
      <w:r w:rsidR="0032154E">
        <w:t>-</w:t>
      </w:r>
      <w:r w:rsidR="004050DD">
        <w:t>built components, so it is relatively difficult to create new components or modify the behavior of existing components.</w:t>
      </w:r>
      <w:r w:rsidR="00BB212A">
        <w:t xml:space="preserve"> </w:t>
      </w:r>
      <w:r w:rsidR="001D1B10">
        <w:t xml:space="preserve">In contrast, </w:t>
      </w:r>
      <w:r w:rsidR="0065140B">
        <w:t xml:space="preserve">machine learning problems vary in behavior. </w:t>
      </w:r>
      <w:r w:rsidR="00BB212A">
        <w:t>T</w:t>
      </w:r>
      <w:r w:rsidR="0065140B">
        <w:t>he structure</w:t>
      </w:r>
      <w:r w:rsidR="0032154E">
        <w:t>s</w:t>
      </w:r>
      <w:r w:rsidR="0065140B">
        <w:t xml:space="preserve"> of the sentiment analysis and gesture recognition problem</w:t>
      </w:r>
      <w:r w:rsidR="00BB212A">
        <w:t>s</w:t>
      </w:r>
      <w:r w:rsidR="0032154E">
        <w:t xml:space="preserve"> are</w:t>
      </w:r>
      <w:r w:rsidR="0065140B">
        <w:t xml:space="preserve"> similar, </w:t>
      </w:r>
      <w:r w:rsidR="00BB212A">
        <w:t xml:space="preserve">but </w:t>
      </w:r>
      <w:r w:rsidR="0065140B">
        <w:t>the behavior</w:t>
      </w:r>
      <w:r w:rsidR="00D84FED">
        <w:t>s</w:t>
      </w:r>
      <w:r w:rsidR="0065140B">
        <w:t xml:space="preserve"> of steps </w:t>
      </w:r>
      <w:r w:rsidR="00BB212A">
        <w:t xml:space="preserve">for data </w:t>
      </w:r>
      <w:r w:rsidR="0065140B">
        <w:t>pars</w:t>
      </w:r>
      <w:r w:rsidR="00BB212A">
        <w:t>ing</w:t>
      </w:r>
      <w:r w:rsidR="0065140B">
        <w:t xml:space="preserve"> and </w:t>
      </w:r>
      <w:r w:rsidR="00BB212A">
        <w:t xml:space="preserve">attribute </w:t>
      </w:r>
      <w:r w:rsidR="0065140B">
        <w:t>generat</w:t>
      </w:r>
      <w:r w:rsidR="00BB212A">
        <w:t xml:space="preserve">ion </w:t>
      </w:r>
      <w:r w:rsidR="00D84FED">
        <w:t xml:space="preserve">are </w:t>
      </w:r>
      <w:r w:rsidR="00BB212A">
        <w:t>very different and unlikely to be provided as part of any standard set of prebuilt components.</w:t>
      </w:r>
      <w:r w:rsidR="0065140B">
        <w:t xml:space="preserve"> Gestalt</w:t>
      </w:r>
      <w:r w:rsidR="00BB212A">
        <w:t>’s</w:t>
      </w:r>
      <w:r w:rsidR="0065140B">
        <w:t xml:space="preserve"> </w:t>
      </w:r>
      <w:r w:rsidR="00BB212A">
        <w:t xml:space="preserve">focus on developer </w:t>
      </w:r>
      <w:r w:rsidR="0065140B">
        <w:t>flexibility</w:t>
      </w:r>
      <w:r w:rsidR="00832D0B">
        <w:t>, critical to allowing rapid iteration on a pipeline, is more similar to the support provided by general programming environments.</w:t>
      </w:r>
      <w:r w:rsidR="0065140B">
        <w:t xml:space="preserve"> </w:t>
      </w:r>
    </w:p>
    <w:p w:rsidR="00CB7C45" w:rsidRDefault="00657CF8" w:rsidP="00E21D58">
      <w:r>
        <w:t xml:space="preserve">Modern general </w:t>
      </w:r>
      <w:r w:rsidR="0065140B">
        <w:t xml:space="preserve">programming environments work well for writing code that describes the behavior of a program, but </w:t>
      </w:r>
      <w:r>
        <w:t xml:space="preserve">are not designed </w:t>
      </w:r>
      <w:r w:rsidR="0065140B">
        <w:t xml:space="preserve">for writing code that </w:t>
      </w:r>
      <w:r w:rsidR="0065140B" w:rsidRPr="0065140B">
        <w:rPr>
          <w:i/>
        </w:rPr>
        <w:t>learns</w:t>
      </w:r>
      <w:r w:rsidR="0065140B">
        <w:t xml:space="preserve"> from data. </w:t>
      </w:r>
      <w:r w:rsidR="00FB6202">
        <w:t>Many people experienced in the application of machine learning</w:t>
      </w:r>
      <w:r w:rsidR="002B114B">
        <w:t xml:space="preserve"> report a preference for MATLAB, because i</w:t>
      </w:r>
      <w:r w:rsidR="00FB6202">
        <w:t>t provide</w:t>
      </w:r>
      <w:r w:rsidR="002B114B">
        <w:t>s</w:t>
      </w:r>
      <w:r w:rsidR="00FB6202">
        <w:t xml:space="preserve"> better </w:t>
      </w:r>
      <w:r w:rsidR="002B114B">
        <w:t xml:space="preserve">support </w:t>
      </w:r>
      <w:r w:rsidR="00FB6202">
        <w:t>than most programming environments.</w:t>
      </w:r>
      <w:r w:rsidR="00750D4A">
        <w:t xml:space="preserve"> </w:t>
      </w:r>
      <w:r w:rsidR="00DE1EEB">
        <w:t>M</w:t>
      </w:r>
      <w:r w:rsidR="003C1045">
        <w:t>atrices are first-</w:t>
      </w:r>
      <w:r w:rsidR="00CB7C45" w:rsidRPr="002E3C37">
        <w:t xml:space="preserve">class objects, </w:t>
      </w:r>
      <w:r w:rsidR="00DE1EEB">
        <w:t>a good fit for tabular data representations. M</w:t>
      </w:r>
      <w:r w:rsidR="00CB7C45" w:rsidRPr="002E3C37">
        <w:t xml:space="preserve">any machine learning algorithms </w:t>
      </w:r>
      <w:r w:rsidR="00DE1EEB">
        <w:t xml:space="preserve">include </w:t>
      </w:r>
      <w:r w:rsidR="00CB7C45" w:rsidRPr="002E3C37">
        <w:t xml:space="preserve">solving linear algebra problems, </w:t>
      </w:r>
      <w:r w:rsidR="00750D4A">
        <w:t xml:space="preserve">also well-supported by MATLAB. </w:t>
      </w:r>
      <w:r w:rsidR="007E315A">
        <w:t>MATLAB makes analysis easier by r</w:t>
      </w:r>
      <w:r w:rsidR="006D1DAD">
        <w:t xml:space="preserve">educing the </w:t>
      </w:r>
      <w:r w:rsidR="00957B5E">
        <w:t xml:space="preserve">need to write </w:t>
      </w:r>
      <w:r w:rsidR="006D1DAD">
        <w:t xml:space="preserve">boilerplate </w:t>
      </w:r>
      <w:r w:rsidR="00957B5E">
        <w:t xml:space="preserve">code </w:t>
      </w:r>
      <w:r w:rsidR="006D1DAD">
        <w:t>needed to sort, filter, and create basic visualizations</w:t>
      </w:r>
      <w:r w:rsidR="00CB7C45" w:rsidRPr="002E3C37">
        <w:t xml:space="preserve">. Finally, </w:t>
      </w:r>
      <w:r w:rsidR="00E1316B">
        <w:t xml:space="preserve">MATLAB provide sufficient </w:t>
      </w:r>
      <w:r w:rsidR="00CB7C45" w:rsidRPr="002E3C37">
        <w:t xml:space="preserve">functionality </w:t>
      </w:r>
      <w:r w:rsidR="00E1316B">
        <w:t xml:space="preserve">to significantly </w:t>
      </w:r>
      <w:r w:rsidR="00CB7C45" w:rsidRPr="002E3C37">
        <w:t xml:space="preserve">reduce the overhead </w:t>
      </w:r>
      <w:r w:rsidR="00DE1EEB">
        <w:t xml:space="preserve">of </w:t>
      </w:r>
      <w:r w:rsidR="00E1316B" w:rsidRPr="002E3C37">
        <w:t>switching between applications</w:t>
      </w:r>
      <w:r w:rsidR="00E1316B">
        <w:t xml:space="preserve"> and </w:t>
      </w:r>
      <w:r w:rsidR="003C1045">
        <w:t>connecting information across tools</w:t>
      </w:r>
      <w:r w:rsidR="00CB7C45" w:rsidRPr="002E3C37">
        <w:t>.</w:t>
      </w:r>
    </w:p>
    <w:p w:rsidR="0070201E" w:rsidRDefault="00E1316B" w:rsidP="00E21D58">
      <w:r>
        <w:lastRenderedPageBreak/>
        <w:t xml:space="preserve">Despite these advantages of a connected environment like MATLAB, it still falls short in </w:t>
      </w:r>
      <w:r w:rsidR="00CB7C45" w:rsidRPr="002E3C37">
        <w:t>address</w:t>
      </w:r>
      <w:r>
        <w:t>ing</w:t>
      </w:r>
      <w:r w:rsidR="00CB7C45" w:rsidRPr="002E3C37">
        <w:t xml:space="preserve"> the difficulties developers face when using machine learning. </w:t>
      </w:r>
      <w:r>
        <w:t>D</w:t>
      </w:r>
      <w:r w:rsidR="00CB7C45" w:rsidRPr="002E3C37">
        <w:t>eveloper</w:t>
      </w:r>
      <w:r w:rsidR="00C94451">
        <w:t>s</w:t>
      </w:r>
      <w:r w:rsidR="00CB7C45" w:rsidRPr="002E3C37">
        <w:t xml:space="preserve"> </w:t>
      </w:r>
      <w:r w:rsidR="00C94451">
        <w:t xml:space="preserve">must still </w:t>
      </w:r>
      <w:r w:rsidR="00CB7C45" w:rsidRPr="002E3C37">
        <w:t xml:space="preserve">construct </w:t>
      </w:r>
      <w:r w:rsidR="00C94451">
        <w:t xml:space="preserve">a </w:t>
      </w:r>
      <w:r w:rsidR="00CB7C45" w:rsidRPr="002E3C37">
        <w:t xml:space="preserve">classification pipeline </w:t>
      </w:r>
      <w:r w:rsidR="00953E0C">
        <w:t>from scratch</w:t>
      </w:r>
      <w:r>
        <w:t>, as the environment does not understand the structure of the problem being solved</w:t>
      </w:r>
      <w:r w:rsidR="00953E0C">
        <w:t xml:space="preserve">. </w:t>
      </w:r>
      <w:r>
        <w:t>MATLAB’s data representation has not been designed for machine learning, and a</w:t>
      </w:r>
      <w:r w:rsidR="0070201E" w:rsidRPr="0070201E">
        <w:t xml:space="preserve">ll elements in a matrix are </w:t>
      </w:r>
      <w:r>
        <w:t xml:space="preserve">of </w:t>
      </w:r>
      <w:r w:rsidR="0070201E" w:rsidRPr="0070201E">
        <w:t xml:space="preserve">a single </w:t>
      </w:r>
      <w:r w:rsidR="007326A3">
        <w:t>data</w:t>
      </w:r>
      <w:r w:rsidR="0070201E" w:rsidRPr="0070201E">
        <w:t>type</w:t>
      </w:r>
      <w:r>
        <w:t>. D</w:t>
      </w:r>
      <w:r w:rsidR="00914F11">
        <w:t xml:space="preserve">evelopers </w:t>
      </w:r>
      <w:r>
        <w:t xml:space="preserve">therefore must </w:t>
      </w:r>
      <w:r w:rsidR="00914F11">
        <w:t xml:space="preserve">maintain </w:t>
      </w:r>
      <w:r w:rsidR="003C1045">
        <w:t xml:space="preserve">multiple </w:t>
      </w:r>
      <w:r w:rsidR="00914F11">
        <w:t xml:space="preserve">parallel matrices to store raw data, numerical attributes, string attributes, and attribute names. </w:t>
      </w:r>
      <w:r w:rsidR="00953E0C">
        <w:t xml:space="preserve">Finally, </w:t>
      </w:r>
      <w:r w:rsidR="00D35D20">
        <w:t>MATLAB</w:t>
      </w:r>
      <w:r w:rsidR="00953E0C">
        <w:t xml:space="preserve"> visualizations are simple charts</w:t>
      </w:r>
      <w:r>
        <w:t>. T</w:t>
      </w:r>
      <w:r w:rsidR="00953E0C">
        <w:t xml:space="preserve">hey do not support </w:t>
      </w:r>
      <w:r>
        <w:t xml:space="preserve">the </w:t>
      </w:r>
      <w:r w:rsidR="00953E0C">
        <w:t>aggregat</w:t>
      </w:r>
      <w:r>
        <w:t>ion</w:t>
      </w:r>
      <w:r w:rsidR="00953E0C">
        <w:t xml:space="preserve"> or </w:t>
      </w:r>
      <w:r>
        <w:t xml:space="preserve">visualization of </w:t>
      </w:r>
      <w:r w:rsidR="00953E0C">
        <w:t xml:space="preserve">raw data, interactively grouping examples within visualizations, or connecting information between different steps in the machine learning process. </w:t>
      </w:r>
      <w:r w:rsidR="00D6607C">
        <w:t xml:space="preserve">To support any of these capabilities, developers </w:t>
      </w:r>
      <w:r>
        <w:t xml:space="preserve">would need to </w:t>
      </w:r>
      <w:r w:rsidR="007326A3">
        <w:t xml:space="preserve">rewrite most of the functionality </w:t>
      </w:r>
      <w:r w:rsidR="002150E3">
        <w:t xml:space="preserve">provided by </w:t>
      </w:r>
      <w:r w:rsidR="007326A3">
        <w:t>Gestalt</w:t>
      </w:r>
      <w:r w:rsidR="00D6607C">
        <w:t xml:space="preserve"> within </w:t>
      </w:r>
      <w:r w:rsidR="00D35D20">
        <w:t>MATLAB</w:t>
      </w:r>
      <w:r w:rsidR="0053042F">
        <w:t>.</w:t>
      </w:r>
      <w:r w:rsidR="00D941B0">
        <w:t xml:space="preserve"> </w:t>
      </w:r>
    </w:p>
    <w:p w:rsidR="000B7358" w:rsidRDefault="00C14E98" w:rsidP="00C044F0">
      <w:pPr>
        <w:pStyle w:val="Heading1"/>
      </w:pPr>
      <w:r>
        <w:t xml:space="preserve">Evaluating </w:t>
      </w:r>
      <w:r w:rsidR="00D76854">
        <w:t>Bug</w:t>
      </w:r>
      <w:r>
        <w:t xml:space="preserve"> finding </w:t>
      </w:r>
      <w:r w:rsidR="00D76854">
        <w:t>in Gestalt</w:t>
      </w:r>
    </w:p>
    <w:p w:rsidR="00D941B0" w:rsidRPr="000D44EF" w:rsidRDefault="000B7358" w:rsidP="000B7358">
      <w:r>
        <w:t xml:space="preserve">Our study </w:t>
      </w:r>
      <w:r w:rsidR="00FA0940">
        <w:t>compared</w:t>
      </w:r>
      <w:r w:rsidR="004E2D3A">
        <w:t xml:space="preserve"> bug-finding performance for</w:t>
      </w:r>
      <w:r>
        <w:t xml:space="preserve"> </w:t>
      </w:r>
      <w:r w:rsidR="001F5598">
        <w:t>participants</w:t>
      </w:r>
      <w:r w:rsidR="00FA0940">
        <w:t xml:space="preserve"> using </w:t>
      </w:r>
      <w:r w:rsidR="00E86BE9">
        <w:t>Gestalt with</w:t>
      </w:r>
      <w:r>
        <w:t xml:space="preserve"> a baseline condition similar to </w:t>
      </w:r>
      <w:r w:rsidR="00D35D20">
        <w:t>MATLAB</w:t>
      </w:r>
      <w:r w:rsidR="00DD30DE">
        <w:t>. P</w:t>
      </w:r>
      <w:r>
        <w:t>rior research shows the developers consider connected environments</w:t>
      </w:r>
      <w:r w:rsidR="00122DD4">
        <w:t>,</w:t>
      </w:r>
      <w:r>
        <w:t xml:space="preserve"> like </w:t>
      </w:r>
      <w:r w:rsidR="00D35D20">
        <w:t>MATLAB</w:t>
      </w:r>
      <w:r w:rsidR="00122DD4">
        <w:t>,</w:t>
      </w:r>
      <w:r>
        <w:t xml:space="preserve"> to provide the best support</w:t>
      </w:r>
      <w:r w:rsidR="00EA45CD">
        <w:t xml:space="preserve"> for</w:t>
      </w:r>
      <w:r>
        <w:t xml:space="preserve"> the machine learning process </w:t>
      </w:r>
      <w:r w:rsidR="00A7061C">
        <w:fldChar w:fldCharType="begin"/>
      </w:r>
      <w:r w:rsidR="00530EF6">
        <w:instrText>Mendeley Citation{feaaf474-8cdd-102d-98a1-0024e85ead87} Prev:{[16]}</w:instrText>
      </w:r>
      <w:r w:rsidR="00A7061C">
        <w:fldChar w:fldCharType="separate"/>
      </w:r>
      <w:r w:rsidR="00530EF6" w:rsidRPr="00530EF6">
        <w:rPr>
          <w:noProof/>
        </w:rPr>
        <w:t>[16]</w:t>
      </w:r>
      <w:r w:rsidR="00A7061C">
        <w:fldChar w:fldCharType="end"/>
      </w:r>
      <w:r w:rsidR="00D941B0">
        <w:t>.</w:t>
      </w:r>
      <w:r w:rsidR="00E40973">
        <w:t xml:space="preserve"> </w:t>
      </w:r>
      <w:r w:rsidR="0054541A">
        <w:t>This section describes</w:t>
      </w:r>
      <w:r w:rsidR="00D941B0">
        <w:t xml:space="preserve"> our </w:t>
      </w:r>
      <w:r w:rsidR="00D941B0" w:rsidRPr="00D31288">
        <w:t xml:space="preserve">baseline system, the tasks in our study design, and the major results of our </w:t>
      </w:r>
      <w:r w:rsidR="00C3239F">
        <w:t>experiment</w:t>
      </w:r>
      <w:r w:rsidR="00D941B0" w:rsidRPr="00D31288">
        <w:t>.</w:t>
      </w:r>
    </w:p>
    <w:p w:rsidR="006D70DC" w:rsidRPr="00403015" w:rsidRDefault="006D70DC" w:rsidP="006D70DC">
      <w:pPr>
        <w:pStyle w:val="Heading2"/>
      </w:pPr>
      <w:r w:rsidRPr="00403015">
        <w:t>Participants</w:t>
      </w:r>
    </w:p>
    <w:p w:rsidR="006D70DC" w:rsidRPr="000D44EF" w:rsidRDefault="006D70DC" w:rsidP="006D70DC">
      <w:r w:rsidRPr="00D31288">
        <w:t>We recruited 8 participants (2 female) for our study. All were computer science graduate students. All</w:t>
      </w:r>
      <w:r>
        <w:t xml:space="preserve"> had</w:t>
      </w:r>
      <w:r w:rsidRPr="00D31288">
        <w:t xml:space="preserve"> </w:t>
      </w:r>
      <w:r>
        <w:t>some experience programming in P</w:t>
      </w:r>
      <w:r w:rsidRPr="00D31288">
        <w:t>ython, had taken at least one course that taught machine learning algorithms</w:t>
      </w:r>
      <w:r>
        <w:t>,</w:t>
      </w:r>
      <w:r w:rsidRPr="00D31288">
        <w:t xml:space="preserve"> and had worked on at least one project that used supervised machine learning. This popul</w:t>
      </w:r>
      <w:r>
        <w:t>ation</w:t>
      </w:r>
      <w:r w:rsidRPr="00D31288">
        <w:t xml:space="preserve"> is consistent with the target audience of Gestalt: software developers who know how to apply machine learning.</w:t>
      </w:r>
    </w:p>
    <w:p w:rsidR="00D941B0" w:rsidRPr="00FC628B" w:rsidRDefault="00D941B0" w:rsidP="00D941B0">
      <w:pPr>
        <w:pStyle w:val="Heading2"/>
      </w:pPr>
      <w:r w:rsidRPr="00FC628B">
        <w:t>Baseline vs. Gestalt</w:t>
      </w:r>
    </w:p>
    <w:p w:rsidR="00AC0D72" w:rsidRDefault="009947B2" w:rsidP="00591ECF">
      <w:r>
        <w:t xml:space="preserve">The baseline condition </w:t>
      </w:r>
      <w:r w:rsidR="00122DD4">
        <w:t>was</w:t>
      </w:r>
      <w:r>
        <w:t xml:space="preserve"> a</w:t>
      </w:r>
      <w:r w:rsidR="00AE28E0">
        <w:t xml:space="preserve"> general-purpose </w:t>
      </w:r>
      <w:r>
        <w:t>development environment</w:t>
      </w:r>
      <w:r w:rsidR="00AE28E0">
        <w:t xml:space="preserve"> in which </w:t>
      </w:r>
      <w:r w:rsidR="000915CC">
        <w:t>participant</w:t>
      </w:r>
      <w:r w:rsidR="00FF53B2">
        <w:t>s</w:t>
      </w:r>
      <w:r w:rsidR="000915CC">
        <w:t xml:space="preserve"> </w:t>
      </w:r>
      <w:r w:rsidR="00FF53B2">
        <w:t>created</w:t>
      </w:r>
      <w:r w:rsidR="00AE28E0">
        <w:t>, edit</w:t>
      </w:r>
      <w:r w:rsidR="00FF53B2">
        <w:t>ed</w:t>
      </w:r>
      <w:r w:rsidR="00AE28E0">
        <w:t xml:space="preserve">, and </w:t>
      </w:r>
      <w:r w:rsidR="009B00AE">
        <w:t>execute</w:t>
      </w:r>
      <w:r w:rsidR="00FF53B2">
        <w:t>d</w:t>
      </w:r>
      <w:r w:rsidR="00AE28E0">
        <w:t xml:space="preserve"> scripts.</w:t>
      </w:r>
      <w:r>
        <w:t xml:space="preserve"> </w:t>
      </w:r>
      <w:r w:rsidR="00142A43">
        <w:t xml:space="preserve">Like in </w:t>
      </w:r>
      <w:r w:rsidR="00D35D20">
        <w:t>MATLAB</w:t>
      </w:r>
      <w:r>
        <w:t>,</w:t>
      </w:r>
      <w:r w:rsidR="00142A43">
        <w:t xml:space="preserve"> </w:t>
      </w:r>
      <w:r w:rsidR="000915CC">
        <w:t>participant</w:t>
      </w:r>
      <w:r w:rsidR="00570E33">
        <w:t>s</w:t>
      </w:r>
      <w:r w:rsidR="00AC0D72">
        <w:t xml:space="preserve"> </w:t>
      </w:r>
      <w:r w:rsidR="000915CC">
        <w:t>created</w:t>
      </w:r>
      <w:r w:rsidR="00591ECF" w:rsidRPr="00FC628B">
        <w:t xml:space="preserve"> visualization</w:t>
      </w:r>
      <w:r w:rsidR="00DE1D39">
        <w:t>s</w:t>
      </w:r>
      <w:r w:rsidR="008F1623">
        <w:t xml:space="preserve"> by calling </w:t>
      </w:r>
      <w:r w:rsidR="008F1623" w:rsidRPr="00FC628B">
        <w:t>function</w:t>
      </w:r>
      <w:r w:rsidR="008F1623">
        <w:t>s</w:t>
      </w:r>
      <w:r w:rsidR="00591ECF" w:rsidRPr="00FC628B">
        <w:t xml:space="preserve"> and writing scripts </w:t>
      </w:r>
      <w:r w:rsidR="00C174F9">
        <w:t xml:space="preserve">to sort, </w:t>
      </w:r>
      <w:r w:rsidR="008F1623">
        <w:t>filter</w:t>
      </w:r>
      <w:r w:rsidR="00C174F9">
        <w:t>, and color</w:t>
      </w:r>
      <w:r w:rsidR="00591ECF" w:rsidRPr="00FC628B">
        <w:t>.</w:t>
      </w:r>
      <w:r w:rsidR="00AC0D72">
        <w:t xml:space="preserve"> </w:t>
      </w:r>
      <w:r w:rsidR="000F55FF">
        <w:t xml:space="preserve">We </w:t>
      </w:r>
      <w:r w:rsidR="00122DD4">
        <w:t>provided</w:t>
      </w:r>
      <w:r w:rsidR="000F55FF">
        <w:t xml:space="preserve"> </w:t>
      </w:r>
      <w:r w:rsidR="00AC0D72">
        <w:t xml:space="preserve">an API with which </w:t>
      </w:r>
      <w:r w:rsidR="00A73F2D">
        <w:t>could be used to</w:t>
      </w:r>
      <w:r w:rsidR="00AC0D72">
        <w:t xml:space="preserve"> reproduce all of Gestalt’s visualizations. </w:t>
      </w:r>
    </w:p>
    <w:p w:rsidR="00D941B0" w:rsidRDefault="005E5B9F" w:rsidP="00E21D58">
      <w:r>
        <w:t>The baseline condition and Gestalt</w:t>
      </w:r>
      <w:r w:rsidR="00AC0D72">
        <w:t xml:space="preserve"> </w:t>
      </w:r>
      <w:del w:id="14" w:author="jfogarty" w:date="2010-07-09T09:14:00Z">
        <w:r w:rsidR="00AC0D72" w:rsidDel="00B83D89">
          <w:delText>also</w:delText>
        </w:r>
        <w:r w:rsidDel="00B83D89">
          <w:delText xml:space="preserve"> </w:delText>
        </w:r>
        <w:r w:rsidR="000915CC" w:rsidDel="00B83D89">
          <w:delText>used</w:delText>
        </w:r>
        <w:r w:rsidDel="00B83D89">
          <w:delText xml:space="preserve"> </w:delText>
        </w:r>
      </w:del>
      <w:ins w:id="15" w:author="jfogarty" w:date="2010-07-09T09:14:00Z">
        <w:r w:rsidR="00B83D89">
          <w:t xml:space="preserve">used </w:t>
        </w:r>
      </w:ins>
      <w:r>
        <w:t>the same data table structure to store data</w:t>
      </w:r>
      <w:r w:rsidR="000A63E8">
        <w:t>. U</w:t>
      </w:r>
      <w:r>
        <w:t>nlike Gestalt</w:t>
      </w:r>
      <w:r w:rsidR="00455034">
        <w:t>,</w:t>
      </w:r>
      <w:r>
        <w:t xml:space="preserve"> the data table in the baseline </w:t>
      </w:r>
      <w:r w:rsidR="00DB295B">
        <w:t>did not</w:t>
      </w:r>
      <w:r>
        <w:t xml:space="preserve"> keep track of information generated across the pipeline.  </w:t>
      </w:r>
      <w:r w:rsidR="000915CC">
        <w:t>Participants</w:t>
      </w:r>
      <w:r w:rsidR="00D941B0">
        <w:t xml:space="preserve"> </w:t>
      </w:r>
      <w:r w:rsidR="00D84FED">
        <w:t xml:space="preserve">had to write </w:t>
      </w:r>
      <w:r w:rsidR="00D941B0">
        <w:t xml:space="preserve">code </w:t>
      </w:r>
      <w:ins w:id="16" w:author="jfogarty" w:date="2010-07-09T09:15:00Z">
        <w:r w:rsidR="00B83D89">
          <w:t xml:space="preserve">to </w:t>
        </w:r>
      </w:ins>
      <w:r w:rsidR="000A63E8">
        <w:t>connect</w:t>
      </w:r>
      <w:r w:rsidR="00D941B0">
        <w:t xml:space="preserve"> raw data, attribute values, and classification results</w:t>
      </w:r>
      <w:ins w:id="17" w:author="Kayur Patel" w:date="2010-07-09T08:07:00Z">
        <w:r w:rsidR="000A63E8">
          <w:t xml:space="preserve"> </w:t>
        </w:r>
        <w:del w:id="18" w:author="jfogarty" w:date="2010-07-09T09:15:00Z">
          <w:r w:rsidR="000A63E8" w:rsidDel="00B83D89">
            <w:delText xml:space="preserve">and </w:delText>
          </w:r>
        </w:del>
      </w:ins>
      <w:ins w:id="19" w:author="jfogarty" w:date="2010-07-09T09:15:00Z">
        <w:r w:rsidR="00B83D89">
          <w:t xml:space="preserve">or to </w:t>
        </w:r>
      </w:ins>
      <w:r w:rsidR="000A63E8">
        <w:t>create side-by-side visualizations.</w:t>
      </w:r>
    </w:p>
    <w:p w:rsidR="00EC3CBE" w:rsidRPr="000D44EF" w:rsidRDefault="00D31288" w:rsidP="002C15CB">
      <w:r w:rsidRPr="00D31288">
        <w:t>Other than these differences, Gestalt and the baseline were identical. The entire process was integrated, all of the code for the learning process was written within the same framework, using the same data structures, with</w:t>
      </w:r>
      <w:r w:rsidR="00EC3CBE">
        <w:t xml:space="preserve"> the same programming language. </w:t>
      </w:r>
      <w:r w:rsidR="002C15CB">
        <w:t>We chose this study design</w:t>
      </w:r>
      <w:r w:rsidR="00D17FB4">
        <w:t>,</w:t>
      </w:r>
      <w:r w:rsidR="002C15CB">
        <w:t xml:space="preserve"> instead of a design that compared Gestalt directly to </w:t>
      </w:r>
      <w:r w:rsidR="00D35D20">
        <w:t>MATLAB</w:t>
      </w:r>
      <w:r w:rsidR="002C15CB">
        <w:t xml:space="preserve">, </w:t>
      </w:r>
      <w:r w:rsidR="002C15CB">
        <w:lastRenderedPageBreak/>
        <w:t xml:space="preserve">because we wanted to increase our confidence that any differences we observed were due to </w:t>
      </w:r>
      <w:r w:rsidR="00EC3CBE" w:rsidRPr="00D31288">
        <w:t xml:space="preserve">the </w:t>
      </w:r>
      <w:r w:rsidR="00E03076">
        <w:t>capabilities</w:t>
      </w:r>
      <w:r w:rsidR="00EC3CBE" w:rsidRPr="00D31288">
        <w:t xml:space="preserve"> we had taken away (and not other differences in the tools</w:t>
      </w:r>
      <w:r w:rsidR="00EC3CBE">
        <w:t xml:space="preserve">, </w:t>
      </w:r>
      <w:r w:rsidR="00D17FB4">
        <w:t>such as</w:t>
      </w:r>
      <w:r w:rsidR="00EC3CBE">
        <w:t xml:space="preserve"> the syntax of the programming language</w:t>
      </w:r>
      <w:r w:rsidR="00EC3CBE" w:rsidRPr="00D31288">
        <w:t>).</w:t>
      </w:r>
      <w:r w:rsidR="00915E3C">
        <w:t xml:space="preserve"> </w:t>
      </w:r>
    </w:p>
    <w:p w:rsidR="00194911" w:rsidRPr="00403015" w:rsidRDefault="00D31288" w:rsidP="00194911">
      <w:pPr>
        <w:pStyle w:val="Heading2"/>
      </w:pPr>
      <w:r w:rsidRPr="00403015">
        <w:t>Study Design</w:t>
      </w:r>
    </w:p>
    <w:p w:rsidR="00D21D04" w:rsidRPr="000D44EF" w:rsidRDefault="00D31288" w:rsidP="00E21D58">
      <w:r w:rsidRPr="00D31288">
        <w:t>The study was a within-subjects design, comparing Gestalt with the baseline across two debugging</w:t>
      </w:r>
      <w:r w:rsidR="00900CF9">
        <w:t xml:space="preserve"> tasks</w:t>
      </w:r>
      <w:r w:rsidRPr="00D31288">
        <w:t>. To account for carryover or interaction effects based on the ordering of interface conditions</w:t>
      </w:r>
      <w:r w:rsidR="00280B44">
        <w:t xml:space="preserve"> (e.g., </w:t>
      </w:r>
      <w:r w:rsidRPr="00D31288">
        <w:t xml:space="preserve">ordering </w:t>
      </w:r>
      <w:r w:rsidR="00280B44">
        <w:t xml:space="preserve">or </w:t>
      </w:r>
      <w:r w:rsidRPr="00D31288">
        <w:t xml:space="preserve">pairing of interface </w:t>
      </w:r>
      <w:r w:rsidR="00E55903">
        <w:t>and task),</w:t>
      </w:r>
      <w:r w:rsidRPr="00D31288">
        <w:t xml:space="preserve"> we counterbalanced the task with condition (Gestalt and baseline) and order (first and second).</w:t>
      </w:r>
    </w:p>
    <w:p w:rsidR="00BD6B25" w:rsidRDefault="00BD6B25" w:rsidP="00E21D58">
      <w:r>
        <w:t xml:space="preserve">Our dependent measures </w:t>
      </w:r>
      <w:r w:rsidR="004E3A5A">
        <w:t>included</w:t>
      </w:r>
      <w:r w:rsidR="00D31288" w:rsidRPr="00D31288">
        <w:t xml:space="preserve"> the </w:t>
      </w:r>
      <w:r w:rsidR="008675E4" w:rsidRPr="008675E4">
        <w:rPr>
          <w:i/>
        </w:rPr>
        <w:t xml:space="preserve">number of </w:t>
      </w:r>
      <w:r w:rsidR="00D31288" w:rsidRPr="00D31288">
        <w:rPr>
          <w:i/>
        </w:rPr>
        <w:t>bugs found</w:t>
      </w:r>
      <w:r w:rsidR="00D31288" w:rsidRPr="00D31288">
        <w:t xml:space="preserve"> and the </w:t>
      </w:r>
      <w:r w:rsidR="008675E4" w:rsidRPr="008675E4">
        <w:rPr>
          <w:i/>
        </w:rPr>
        <w:t xml:space="preserve">number of </w:t>
      </w:r>
      <w:r w:rsidR="00D31288" w:rsidRPr="00D31288">
        <w:rPr>
          <w:i/>
        </w:rPr>
        <w:t>bugs fixed</w:t>
      </w:r>
      <w:r w:rsidR="00D31288" w:rsidRPr="00D31288">
        <w:t xml:space="preserve"> within the one-hour time span of each task. A bug was counted as </w:t>
      </w:r>
      <w:r w:rsidR="00D31288" w:rsidRPr="00D31288">
        <w:rPr>
          <w:i/>
        </w:rPr>
        <w:t>found</w:t>
      </w:r>
      <w:r w:rsidR="00D31288" w:rsidRPr="00D31288">
        <w:t xml:space="preserve"> if the participant </w:t>
      </w:r>
      <w:r w:rsidR="00D31288" w:rsidRPr="00242610">
        <w:rPr>
          <w:i/>
        </w:rPr>
        <w:t>verbalized the</w:t>
      </w:r>
      <w:r w:rsidR="00D31288" w:rsidRPr="00D31288">
        <w:t xml:space="preserve"> </w:t>
      </w:r>
      <w:r w:rsidR="00D31288" w:rsidRPr="00242610">
        <w:rPr>
          <w:i/>
        </w:rPr>
        <w:t>root cause</w:t>
      </w:r>
      <w:r>
        <w:t>. For example,</w:t>
      </w:r>
      <w:r w:rsidR="00D31288" w:rsidRPr="00D31288">
        <w:t xml:space="preserve"> “The data is mislabeled</w:t>
      </w:r>
      <w:ins w:id="20" w:author="jfogarty" w:date="2010-07-09T09:16:00Z">
        <w:r w:rsidR="00B83D89">
          <w:t xml:space="preserve">” or </w:t>
        </w:r>
      </w:ins>
      <w:del w:id="21" w:author="jfogarty" w:date="2010-07-09T09:16:00Z">
        <w:r w:rsidR="00D31288" w:rsidRPr="00D31288" w:rsidDel="00B83D89">
          <w:delText xml:space="preserve">. </w:delText>
        </w:r>
      </w:del>
      <w:ins w:id="22" w:author="jfogarty" w:date="2010-07-09T09:16:00Z">
        <w:r w:rsidR="00B83D89">
          <w:t>“</w:t>
        </w:r>
      </w:ins>
      <w:r w:rsidR="00D31288" w:rsidRPr="00D31288">
        <w:t>This line of code should be using this variable instead</w:t>
      </w:r>
      <w:del w:id="23" w:author="jfogarty" w:date="2010-07-09T09:16:00Z">
        <w:r w:rsidR="00D31288" w:rsidRPr="00D31288" w:rsidDel="00B83D89">
          <w:delText>.</w:delText>
        </w:r>
      </w:del>
      <w:r w:rsidR="00D31288" w:rsidRPr="00D31288">
        <w:t>”</w:t>
      </w:r>
      <w:ins w:id="24" w:author="jfogarty" w:date="2010-07-09T09:16:00Z">
        <w:r w:rsidR="00B83D89">
          <w:t>.</w:t>
        </w:r>
      </w:ins>
      <w:r w:rsidR="00D31288" w:rsidRPr="00D31288">
        <w:t xml:space="preserve"> </w:t>
      </w:r>
      <w:r>
        <w:t>If the participant just speculated about the cause, the bug would not be counted as found.</w:t>
      </w:r>
    </w:p>
    <w:p w:rsidR="002F3833" w:rsidRPr="000D44EF" w:rsidRDefault="00F47155" w:rsidP="00563D32">
      <w:r>
        <w:t xml:space="preserve">We did not measure time to fix a bug, because it was </w:t>
      </w:r>
      <w:r w:rsidR="0061562C">
        <w:t xml:space="preserve">not feasible </w:t>
      </w:r>
      <w:r>
        <w:t xml:space="preserve">to ascertain which bug a participant was working on at any given time. </w:t>
      </w:r>
      <w:r w:rsidR="000E2909">
        <w:t xml:space="preserve">Participants were </w:t>
      </w:r>
      <w:r w:rsidR="00563D32">
        <w:t>cognizant</w:t>
      </w:r>
      <w:r w:rsidR="000E2909">
        <w:t xml:space="preserve"> </w:t>
      </w:r>
      <w:r w:rsidR="00563D32">
        <w:t>of the existence of multiple</w:t>
      </w:r>
      <w:r w:rsidR="00F879AD">
        <w:t xml:space="preserve"> bugs</w:t>
      </w:r>
      <w:r w:rsidR="00242610">
        <w:t>. W</w:t>
      </w:r>
      <w:r w:rsidR="000E2909">
        <w:t xml:space="preserve">hile trying to find and fix a primary bug, participants often gathered information needed to find and fix other bugs. </w:t>
      </w:r>
      <w:r w:rsidR="00D31288" w:rsidRPr="00D31288">
        <w:t xml:space="preserve">Instead </w:t>
      </w:r>
      <w:r w:rsidR="000E2909">
        <w:t xml:space="preserve">of the time to fix </w:t>
      </w:r>
      <w:r w:rsidR="00982790">
        <w:t>each</w:t>
      </w:r>
      <w:r w:rsidR="000E2909">
        <w:t xml:space="preserve"> bug, </w:t>
      </w:r>
      <w:r w:rsidR="00D31288" w:rsidRPr="00D31288">
        <w:t xml:space="preserve">we </w:t>
      </w:r>
      <w:r w:rsidR="00982790">
        <w:t>focus</w:t>
      </w:r>
      <w:r w:rsidR="00D31288" w:rsidRPr="00D31288">
        <w:t xml:space="preserve"> on </w:t>
      </w:r>
      <w:r w:rsidR="004D5EB7">
        <w:t xml:space="preserve">such </w:t>
      </w:r>
      <w:r w:rsidR="00D31288" w:rsidRPr="00D31288">
        <w:t>measurements</w:t>
      </w:r>
      <w:r w:rsidR="004D5EB7">
        <w:t xml:space="preserve"> </w:t>
      </w:r>
      <w:r w:rsidR="00BD6B25">
        <w:t xml:space="preserve">as </w:t>
      </w:r>
      <w:r w:rsidR="00D31288" w:rsidRPr="00D31288">
        <w:t xml:space="preserve">the time spent in various visualizations over the entire study. </w:t>
      </w:r>
    </w:p>
    <w:p w:rsidR="005221C7" w:rsidRDefault="005221C7" w:rsidP="004A1C5A">
      <w:pPr>
        <w:pStyle w:val="Heading2"/>
      </w:pPr>
      <w:r>
        <w:t>Sentiment Analysis and Gesture Recognition Tasks</w:t>
      </w:r>
    </w:p>
    <w:p w:rsidR="004A1C5A" w:rsidRPr="000D44EF" w:rsidRDefault="00FD14C2" w:rsidP="005221C7">
      <w:r>
        <w:t>Participants</w:t>
      </w:r>
      <w:r w:rsidR="005221C7">
        <w:t xml:space="preserve"> built solutions for the</w:t>
      </w:r>
      <w:r w:rsidR="00652535">
        <w:t xml:space="preserve"> two problems discussed earlier</w:t>
      </w:r>
      <w:r w:rsidR="005221C7">
        <w:t xml:space="preserve">: </w:t>
      </w:r>
      <w:r w:rsidR="00D31288" w:rsidRPr="00D31288">
        <w:t xml:space="preserve">sentiment analysis and gesture recognition. </w:t>
      </w:r>
      <w:r w:rsidR="00BD58C8">
        <w:t xml:space="preserve">Each contained </w:t>
      </w:r>
      <w:r w:rsidR="00C57832">
        <w:t>data and</w:t>
      </w:r>
      <w:r w:rsidR="00BD58C8">
        <w:t xml:space="preserve"> five scripts: </w:t>
      </w:r>
      <w:r w:rsidR="00BD58C8" w:rsidRPr="006F4BAB">
        <w:rPr>
          <w:rStyle w:val="Script"/>
        </w:rPr>
        <w:t>parsing</w:t>
      </w:r>
      <w:r w:rsidR="00BD58C8">
        <w:t xml:space="preserve">, </w:t>
      </w:r>
      <w:r w:rsidR="00BD58C8" w:rsidRPr="006F4BAB">
        <w:rPr>
          <w:rStyle w:val="Script"/>
        </w:rPr>
        <w:t>attribute</w:t>
      </w:r>
      <w:r w:rsidR="00BD58C8">
        <w:rPr>
          <w:rStyle w:val="Script"/>
        </w:rPr>
        <w:t>s</w:t>
      </w:r>
      <w:r w:rsidR="00BD58C8">
        <w:t xml:space="preserve">, </w:t>
      </w:r>
      <w:r w:rsidR="00BD58C8" w:rsidRPr="006F4BAB">
        <w:rPr>
          <w:rStyle w:val="Script"/>
        </w:rPr>
        <w:t>splitting</w:t>
      </w:r>
      <w:r w:rsidR="00BD58C8">
        <w:t xml:space="preserve">, </w:t>
      </w:r>
      <w:r w:rsidR="00BD58C8" w:rsidRPr="006F4BAB">
        <w:rPr>
          <w:rStyle w:val="Script"/>
        </w:rPr>
        <w:t>training</w:t>
      </w:r>
      <w:r w:rsidR="00BD58C8">
        <w:t xml:space="preserve">, and </w:t>
      </w:r>
      <w:r w:rsidR="00BD58C8" w:rsidRPr="006F4BAB">
        <w:rPr>
          <w:rStyle w:val="Script"/>
        </w:rPr>
        <w:t>testing</w:t>
      </w:r>
      <w:r w:rsidR="00BD58C8">
        <w:t xml:space="preserve">. </w:t>
      </w:r>
      <w:r w:rsidR="00D31288" w:rsidRPr="00D31288">
        <w:t>We created working solutions for</w:t>
      </w:r>
      <w:r w:rsidR="00CD3729">
        <w:t xml:space="preserve"> both Gestalt and the baseline, </w:t>
      </w:r>
      <w:r w:rsidR="00D31288" w:rsidRPr="00D31288">
        <w:t>then injected five bugs</w:t>
      </w:r>
      <w:r w:rsidR="00BD58C8">
        <w:t xml:space="preserve"> </w:t>
      </w:r>
      <w:r w:rsidR="00D31288" w:rsidRPr="00D31288">
        <w:t>into each solution. The machine learning code for the baseline an</w:t>
      </w:r>
      <w:r w:rsidR="00CD3729">
        <w:t xml:space="preserve">d Gestalt </w:t>
      </w:r>
      <w:r w:rsidR="00D31288" w:rsidRPr="00D31288">
        <w:t xml:space="preserve">differed only in </w:t>
      </w:r>
      <w:r w:rsidR="002F4EA9">
        <w:t>how</w:t>
      </w:r>
      <w:r w:rsidR="00D31288" w:rsidRPr="00D31288">
        <w:t xml:space="preserve"> scripts were called and how data was maintained between steps</w:t>
      </w:r>
      <w:r w:rsidR="00D40079">
        <w:t>.</w:t>
      </w:r>
      <w:r w:rsidR="00414D96">
        <w:t xml:space="preserve"> </w:t>
      </w:r>
      <w:r w:rsidR="00D40079">
        <w:t>T</w:t>
      </w:r>
      <w:r w:rsidR="00414D96">
        <w:t>hese</w:t>
      </w:r>
      <w:r w:rsidR="00D31288" w:rsidRPr="00D31288">
        <w:t xml:space="preserve"> factors </w:t>
      </w:r>
      <w:r w:rsidR="00414D96">
        <w:t xml:space="preserve">were </w:t>
      </w:r>
      <w:r w:rsidR="00D31288" w:rsidRPr="00D31288">
        <w:t>intrinsic to the differe</w:t>
      </w:r>
      <w:r w:rsidR="005221C7">
        <w:t xml:space="preserve">nces </w:t>
      </w:r>
      <w:r w:rsidR="002C15CB">
        <w:t>measured in our results</w:t>
      </w:r>
      <w:r w:rsidR="005221C7">
        <w:t>.</w:t>
      </w:r>
      <w:r w:rsidR="005F6F3D" w:rsidRPr="005F6F3D">
        <w:t xml:space="preserve"> </w:t>
      </w:r>
      <w:r w:rsidR="005F6F3D" w:rsidRPr="00D31288">
        <w:t xml:space="preserve">Although we have described the two problems </w:t>
      </w:r>
      <w:r w:rsidR="008C6DE6">
        <w:t>previously</w:t>
      </w:r>
      <w:r w:rsidR="005F6F3D" w:rsidRPr="00D31288">
        <w:t xml:space="preserve">, we provide </w:t>
      </w:r>
      <w:r w:rsidR="00414D96">
        <w:t xml:space="preserve">additional </w:t>
      </w:r>
      <w:r w:rsidR="005F6F3D" w:rsidRPr="00D31288">
        <w:t xml:space="preserve">details about </w:t>
      </w:r>
      <w:r w:rsidR="000B347C">
        <w:t>their implementation</w:t>
      </w:r>
      <w:r w:rsidR="005F6F3D" w:rsidRPr="00D31288">
        <w:t>.</w:t>
      </w:r>
    </w:p>
    <w:p w:rsidR="001E0066" w:rsidRDefault="00D31288" w:rsidP="00E21D58">
      <w:r w:rsidRPr="00D31288">
        <w:t xml:space="preserve">The sentiment analysis task </w:t>
      </w:r>
      <w:r w:rsidR="00C24A42">
        <w:t>classified</w:t>
      </w:r>
      <w:r w:rsidRPr="00D31288">
        <w:t xml:space="preserve"> movie reviews as positive or negative. We used 1</w:t>
      </w:r>
      <w:r w:rsidR="00414D96">
        <w:t>,</w:t>
      </w:r>
      <w:r w:rsidRPr="00D31288">
        <w:t>000 negative and 1</w:t>
      </w:r>
      <w:r w:rsidR="00414D96">
        <w:t>,</w:t>
      </w:r>
      <w:r w:rsidRPr="00D31288">
        <w:t>000 positive reviews from a standard sentiment analysis dataset</w:t>
      </w:r>
      <w:r w:rsidR="00417D80">
        <w:t xml:space="preserve"> </w:t>
      </w:r>
      <w:r w:rsidR="00A7061C">
        <w:fldChar w:fldCharType="begin"/>
      </w:r>
      <w:r w:rsidR="00530EF6">
        <w:instrText>Mendeley Citation{5aee6ef6-8de6-102d-98a1-0024e85ead87} Prev:{[15]}</w:instrText>
      </w:r>
      <w:r w:rsidR="00A7061C">
        <w:fldChar w:fldCharType="separate"/>
      </w:r>
      <w:r w:rsidR="00530EF6" w:rsidRPr="00530EF6">
        <w:rPr>
          <w:noProof/>
        </w:rPr>
        <w:t>[15]</w:t>
      </w:r>
      <w:r w:rsidR="00A7061C">
        <w:fldChar w:fldCharType="end"/>
      </w:r>
      <w:r w:rsidR="008D1F3B">
        <w:t xml:space="preserve">. We computed </w:t>
      </w:r>
      <w:r w:rsidR="00D80FBB">
        <w:t>word-count</w:t>
      </w:r>
      <w:r w:rsidRPr="00D31288">
        <w:t xml:space="preserve"> </w:t>
      </w:r>
      <w:r w:rsidR="008F7F7B">
        <w:t>attributes</w:t>
      </w:r>
      <w:r w:rsidR="008D1F3B">
        <w:t>, built a</w:t>
      </w:r>
      <w:r w:rsidR="000B347C">
        <w:t xml:space="preserve"> Naïve Bayes</w:t>
      </w:r>
      <w:r w:rsidR="008D1F3B">
        <w:t xml:space="preserve"> model, </w:t>
      </w:r>
      <w:r w:rsidRPr="00D31288">
        <w:t xml:space="preserve">and </w:t>
      </w:r>
      <w:r w:rsidR="008D1F3B">
        <w:t xml:space="preserve">evaluated using </w:t>
      </w:r>
      <w:r w:rsidRPr="00D31288">
        <w:t xml:space="preserve">three-fold cross validation. After building a working system, we introduced the following bugs into the sentiment analysis problems: </w:t>
      </w:r>
    </w:p>
    <w:p w:rsidR="00802AC1" w:rsidRPr="000D44EF" w:rsidRDefault="00D31288" w:rsidP="00280D32">
      <w:pPr>
        <w:pStyle w:val="Text"/>
        <w:ind w:left="619" w:hanging="331"/>
        <w:jc w:val="left"/>
      </w:pPr>
      <w:r w:rsidRPr="00656374">
        <w:rPr>
          <w:b/>
        </w:rPr>
        <w:t>S</w:t>
      </w:r>
      <w:r w:rsidR="001E0066" w:rsidRPr="00656374">
        <w:rPr>
          <w:b/>
        </w:rPr>
        <w:t>1:</w:t>
      </w:r>
      <w:r w:rsidR="00915E3C">
        <w:t xml:space="preserve"> </w:t>
      </w:r>
      <w:r w:rsidRPr="00D31288">
        <w:t>mislabeled 300 positive and 300 negative</w:t>
      </w:r>
      <w:r w:rsidR="0061562C">
        <w:t xml:space="preserve"> </w:t>
      </w:r>
      <w:r w:rsidR="0061562C">
        <w:br/>
      </w:r>
      <w:r w:rsidRPr="00D31288">
        <w:t xml:space="preserve">examples </w:t>
      </w:r>
      <w:r w:rsidR="00FA6382" w:rsidRPr="00D31288">
        <w:t>[</w:t>
      </w:r>
      <w:r w:rsidR="00FA6382" w:rsidRPr="006F4BAB">
        <w:rPr>
          <w:rStyle w:val="Script"/>
        </w:rPr>
        <w:t>data</w:t>
      </w:r>
      <w:r w:rsidR="00FA6382" w:rsidRPr="00D31288">
        <w:t>]</w:t>
      </w:r>
    </w:p>
    <w:p w:rsidR="00802AC1" w:rsidRPr="000D44EF" w:rsidRDefault="001E0066" w:rsidP="00280D32">
      <w:pPr>
        <w:pStyle w:val="Text"/>
        <w:ind w:left="619" w:hanging="331"/>
        <w:jc w:val="left"/>
      </w:pPr>
      <w:r w:rsidRPr="00656374">
        <w:rPr>
          <w:b/>
        </w:rPr>
        <w:t>S2:</w:t>
      </w:r>
      <w:r w:rsidR="00915E3C">
        <w:t xml:space="preserve"> </w:t>
      </w:r>
      <w:r w:rsidR="00D31288" w:rsidRPr="00D31288">
        <w:t xml:space="preserve">positive examples are read in twice </w:t>
      </w:r>
      <w:r w:rsidR="00FA6382" w:rsidRPr="00D31288">
        <w:t>[</w:t>
      </w:r>
      <w:r w:rsidR="00FA6382" w:rsidRPr="006F4BAB">
        <w:rPr>
          <w:rStyle w:val="Script"/>
        </w:rPr>
        <w:t>parsing</w:t>
      </w:r>
      <w:r w:rsidR="00FA6382" w:rsidRPr="00D31288">
        <w:t>]</w:t>
      </w:r>
    </w:p>
    <w:p w:rsidR="00802AC1" w:rsidRPr="000D44EF" w:rsidRDefault="001E0066" w:rsidP="00280D32">
      <w:pPr>
        <w:pStyle w:val="Text"/>
        <w:ind w:left="619" w:hanging="331"/>
        <w:jc w:val="left"/>
      </w:pPr>
      <w:r w:rsidRPr="00656374">
        <w:rPr>
          <w:b/>
        </w:rPr>
        <w:t>S3</w:t>
      </w:r>
      <w:r w:rsidR="00FA6382" w:rsidRPr="00656374">
        <w:rPr>
          <w:b/>
        </w:rPr>
        <w:t>:</w:t>
      </w:r>
      <w:r w:rsidR="00BD58C8">
        <w:rPr>
          <w:b/>
        </w:rPr>
        <w:t xml:space="preserve"> </w:t>
      </w:r>
      <w:r w:rsidR="00D31288" w:rsidRPr="00D31288">
        <w:t xml:space="preserve">instead of removing stop words, the code removes everything except for stop words </w:t>
      </w:r>
      <w:r w:rsidR="00FA6382" w:rsidRPr="00D31288">
        <w:t>[</w:t>
      </w:r>
      <w:r w:rsidR="00FA6382" w:rsidRPr="006F4BAB">
        <w:rPr>
          <w:rStyle w:val="Script"/>
        </w:rPr>
        <w:t>attributes</w:t>
      </w:r>
      <w:r w:rsidR="00FA6382" w:rsidRPr="00D31288">
        <w:t>]</w:t>
      </w:r>
    </w:p>
    <w:p w:rsidR="00802AC1" w:rsidRPr="000D44EF" w:rsidRDefault="001E0066" w:rsidP="00280D32">
      <w:pPr>
        <w:pStyle w:val="Text"/>
        <w:ind w:left="619" w:hanging="331"/>
        <w:jc w:val="left"/>
      </w:pPr>
      <w:r w:rsidRPr="00656374">
        <w:rPr>
          <w:b/>
        </w:rPr>
        <w:t>S4:</w:t>
      </w:r>
      <w:r w:rsidR="00915E3C">
        <w:t xml:space="preserve"> </w:t>
      </w:r>
      <w:r w:rsidR="00D31288" w:rsidRPr="00D31288">
        <w:t xml:space="preserve">only updates the count for one </w:t>
      </w:r>
      <w:r w:rsidR="0061562C">
        <w:br/>
      </w:r>
      <w:r w:rsidR="00806636">
        <w:t>attribute</w:t>
      </w:r>
      <w:r w:rsidR="00D31288" w:rsidRPr="00D31288">
        <w:t xml:space="preserve"> [</w:t>
      </w:r>
      <w:r w:rsidR="00B22FC0" w:rsidRPr="006F4BAB">
        <w:rPr>
          <w:rStyle w:val="Script"/>
        </w:rPr>
        <w:t>attributes</w:t>
      </w:r>
      <w:r w:rsidR="00D31288" w:rsidRPr="00D31288">
        <w:t>]</w:t>
      </w:r>
    </w:p>
    <w:p w:rsidR="00802AC1" w:rsidRPr="000D44EF" w:rsidRDefault="001E0066" w:rsidP="00280D32">
      <w:pPr>
        <w:ind w:left="619" w:hanging="331"/>
        <w:jc w:val="left"/>
      </w:pPr>
      <w:r w:rsidRPr="00656374">
        <w:rPr>
          <w:b/>
        </w:rPr>
        <w:lastRenderedPageBreak/>
        <w:t>S5:</w:t>
      </w:r>
      <w:r w:rsidR="00915E3C">
        <w:t xml:space="preserve"> </w:t>
      </w:r>
      <w:r w:rsidR="00D31288" w:rsidRPr="00D31288">
        <w:t>each fold tests on the training set [</w:t>
      </w:r>
      <w:r w:rsidR="006F4BAB" w:rsidRPr="006F4BAB">
        <w:rPr>
          <w:rStyle w:val="Script"/>
        </w:rPr>
        <w:t>splitting</w:t>
      </w:r>
      <w:r w:rsidR="00D31288" w:rsidRPr="00D31288">
        <w:t>]</w:t>
      </w:r>
    </w:p>
    <w:p w:rsidR="00802AC1" w:rsidRPr="00403015" w:rsidRDefault="00D31288" w:rsidP="00A122B8">
      <w:r w:rsidRPr="00D31288">
        <w:t xml:space="preserve">The </w:t>
      </w:r>
      <w:r w:rsidRPr="00D31288">
        <w:rPr>
          <w:i/>
        </w:rPr>
        <w:t xml:space="preserve">gesture recognition </w:t>
      </w:r>
      <w:r w:rsidRPr="00D31288">
        <w:t xml:space="preserve">task </w:t>
      </w:r>
      <w:r w:rsidR="00101F64">
        <w:t>involved</w:t>
      </w:r>
      <w:r w:rsidR="00A122B8">
        <w:t xml:space="preserve"> building a model that classifies a pen-stroke as one of 16 different gestures. </w:t>
      </w:r>
      <w:r w:rsidRPr="00D31288">
        <w:t xml:space="preserve">We used a standard </w:t>
      </w:r>
      <w:r w:rsidR="00933CFA">
        <w:t>dataset</w:t>
      </w:r>
      <w:r w:rsidRPr="00D31288">
        <w:t xml:space="preserve"> </w:t>
      </w:r>
      <w:r w:rsidRPr="00403015">
        <w:t xml:space="preserve">of 5280 gestures collected from 11 different people </w:t>
      </w:r>
      <w:r w:rsidR="00A7061C" w:rsidRPr="00403015">
        <w:fldChar w:fldCharType="begin"/>
      </w:r>
      <w:r w:rsidRPr="00403015">
        <w:instrText xml:space="preserve"> ADDIN EN.CITE &lt;EndNote&gt;&lt;Cite&gt;&lt;Author&gt;Wobbrock&lt;/Author&gt;&lt;Year&gt;2007&lt;/Year&gt;&lt;RecNum&gt;687&lt;/RecNum&gt;&lt;record&gt;&lt;rec-number&gt;687&lt;/rec-number&gt;&lt;foreign-keys&gt;&lt;key app="EN" db-id="95drvfftvas0ageetrmpvrzmr9xwesevaew0"&gt;687&lt;/key&gt;&lt;/foreign-keys&gt;&lt;ref-type name="Conference Paper"&gt;47&lt;/ref-type&gt;&lt;contributors&gt;&lt;authors&gt;&lt;author&gt;Wobbrock, J.O.&lt;/author&gt;&lt;author&gt;Wilson, A.D.&lt;/author&gt;&lt;author&gt;Li, Yang&lt;/author&gt;&lt;/authors&gt;&lt;/contributors&gt;&lt;titles&gt;&lt;title&gt;Gestures without Libraries, Toolkits, or Training: A $1 Recognizer for User Interface Prototypes&lt;/title&gt;&lt;secondary-title&gt;Proceedings of the ACM Symposium on User Interface Software and Technology&lt;/secondary-title&gt;&lt;tertiary-title&gt;UIST 2007&lt;/tertiary-title&gt;&lt;/titles&gt;&lt;pages&gt;159-168&lt;/pages&gt;&lt;dates&gt;&lt;year&gt;2007&lt;/year&gt;&lt;/dates&gt;&lt;urls&gt;&lt;/urls&gt;&lt;/record&gt;&lt;/Cite&gt;&lt;/EndNote&gt;</w:instrText>
      </w:r>
      <w:r w:rsidR="00A7061C" w:rsidRPr="00403015">
        <w:fldChar w:fldCharType="separate"/>
      </w:r>
      <w:r w:rsidR="00A7061C">
        <w:fldChar w:fldCharType="begin"/>
      </w:r>
      <w:r w:rsidR="00530EF6">
        <w:instrText>Mendeley Citation{ece32a62-8df1-102d-98a1-0024e85ead87} Prev:{[21]}</w:instrText>
      </w:r>
      <w:r w:rsidR="00A7061C">
        <w:fldChar w:fldCharType="separate"/>
      </w:r>
      <w:r w:rsidR="00530EF6" w:rsidRPr="00530EF6">
        <w:rPr>
          <w:noProof/>
        </w:rPr>
        <w:t>[21]</w:t>
      </w:r>
      <w:r w:rsidR="00A7061C">
        <w:fldChar w:fldCharType="end"/>
      </w:r>
      <w:r w:rsidR="00A7061C" w:rsidRPr="00403015">
        <w:fldChar w:fldCharType="end"/>
      </w:r>
      <w:r w:rsidRPr="00403015">
        <w:t>. We</w:t>
      </w:r>
      <w:r w:rsidR="004314F6">
        <w:t xml:space="preserve"> normalized strokes, computed attributes, built a </w:t>
      </w:r>
      <w:r w:rsidR="000B347C">
        <w:t xml:space="preserve">Rubine </w:t>
      </w:r>
      <w:r w:rsidR="004314F6">
        <w:t>model, and e</w:t>
      </w:r>
      <w:r w:rsidR="00023D45">
        <w:t>valuated using per-person cross-</w:t>
      </w:r>
      <w:r w:rsidR="004314F6">
        <w:t xml:space="preserve">validation. </w:t>
      </w:r>
      <w:r w:rsidR="001F536D">
        <w:t>W</w:t>
      </w:r>
      <w:r w:rsidRPr="00403015">
        <w:t>e introduced the following bugs:</w:t>
      </w:r>
    </w:p>
    <w:p w:rsidR="00802AC1" w:rsidRPr="00403015" w:rsidRDefault="00D31288" w:rsidP="0061562C">
      <w:pPr>
        <w:pStyle w:val="Text"/>
        <w:ind w:left="648" w:hanging="360"/>
        <w:jc w:val="left"/>
      </w:pPr>
      <w:r w:rsidRPr="0061562C">
        <w:rPr>
          <w:b/>
        </w:rPr>
        <w:t>G</w:t>
      </w:r>
      <w:r w:rsidR="00403015" w:rsidRPr="0061562C">
        <w:rPr>
          <w:b/>
        </w:rPr>
        <w:t>1:</w:t>
      </w:r>
      <w:r w:rsidR="00915E3C">
        <w:t xml:space="preserve"> </w:t>
      </w:r>
      <w:r w:rsidRPr="00403015">
        <w:t xml:space="preserve">mislabeled gestures </w:t>
      </w:r>
      <w:r w:rsidR="00974A8A">
        <w:t xml:space="preserve">(30 triangles </w:t>
      </w:r>
      <w:r w:rsidR="0085688E">
        <w:t>swapped</w:t>
      </w:r>
      <w:r w:rsidR="00974A8A">
        <w:t xml:space="preserve"> </w:t>
      </w:r>
      <w:r w:rsidR="0085688E">
        <w:t>with</w:t>
      </w:r>
      <w:r w:rsidR="00974A8A">
        <w:t xml:space="preserve"> rectangl</w:t>
      </w:r>
      <w:r w:rsidR="0021251D">
        <w:t>es</w:t>
      </w:r>
      <w:r w:rsidR="000E7A0A">
        <w:t xml:space="preserve">, </w:t>
      </w:r>
      <w:r w:rsidR="00384DFD">
        <w:t xml:space="preserve">30 </w:t>
      </w:r>
      <w:r w:rsidR="0085688E">
        <w:t>circles with</w:t>
      </w:r>
      <w:r w:rsidR="00495727">
        <w:t xml:space="preserve"> star</w:t>
      </w:r>
      <w:r w:rsidR="0085688E">
        <w:t>s</w:t>
      </w:r>
      <w:r w:rsidR="00495727">
        <w:t xml:space="preserve">, </w:t>
      </w:r>
      <w:r w:rsidR="0085688E">
        <w:t xml:space="preserve">and </w:t>
      </w:r>
      <w:r w:rsidR="00384DFD">
        <w:t xml:space="preserve">30 </w:t>
      </w:r>
      <w:r w:rsidR="0085688E">
        <w:t>carets with checks</w:t>
      </w:r>
      <w:r w:rsidR="00974A8A">
        <w:t xml:space="preserve">) </w:t>
      </w:r>
      <w:r w:rsidRPr="00403015">
        <w:t>[</w:t>
      </w:r>
      <w:r w:rsidR="006F4BAB" w:rsidRPr="006F4BAB">
        <w:rPr>
          <w:rStyle w:val="Script"/>
        </w:rPr>
        <w:t>data</w:t>
      </w:r>
      <w:r w:rsidRPr="00403015">
        <w:t>]</w:t>
      </w:r>
    </w:p>
    <w:p w:rsidR="00802AC1" w:rsidRPr="00403015" w:rsidRDefault="00403015" w:rsidP="0061562C">
      <w:pPr>
        <w:pStyle w:val="Text"/>
        <w:ind w:left="648" w:hanging="360"/>
        <w:jc w:val="left"/>
      </w:pPr>
      <w:r w:rsidRPr="0061562C">
        <w:rPr>
          <w:b/>
        </w:rPr>
        <w:t>G2:</w:t>
      </w:r>
      <w:r w:rsidR="00915E3C">
        <w:t xml:space="preserve"> </w:t>
      </w:r>
      <w:r w:rsidR="00D31288" w:rsidRPr="00403015">
        <w:t>(x, y</w:t>
      </w:r>
      <w:r w:rsidR="009E4592">
        <w:t xml:space="preserve">, t) points are </w:t>
      </w:r>
      <w:r w:rsidR="008D16E2">
        <w:t>loaded</w:t>
      </w:r>
      <w:r w:rsidR="009E4592">
        <w:t xml:space="preserve"> as (t, </w:t>
      </w:r>
      <w:r w:rsidR="00D31288" w:rsidRPr="00403015">
        <w:t>x</w:t>
      </w:r>
      <w:r w:rsidR="009E4592">
        <w:t>, y</w:t>
      </w:r>
      <w:r w:rsidR="00D31288" w:rsidRPr="00403015">
        <w:t>) [</w:t>
      </w:r>
      <w:r w:rsidR="006F4BAB" w:rsidRPr="006F4BAB">
        <w:rPr>
          <w:rStyle w:val="Script"/>
        </w:rPr>
        <w:t>parsing</w:t>
      </w:r>
      <w:r w:rsidR="00D31288" w:rsidRPr="00403015">
        <w:t>]</w:t>
      </w:r>
    </w:p>
    <w:p w:rsidR="00802AC1" w:rsidRPr="00403015" w:rsidRDefault="00D31288" w:rsidP="0061562C">
      <w:pPr>
        <w:pStyle w:val="Text"/>
        <w:ind w:left="648" w:hanging="360"/>
        <w:jc w:val="left"/>
      </w:pPr>
      <w:r w:rsidRPr="0061562C">
        <w:rPr>
          <w:b/>
        </w:rPr>
        <w:t>G3:</w:t>
      </w:r>
      <w:r w:rsidR="00915E3C">
        <w:t xml:space="preserve"> </w:t>
      </w:r>
      <w:r w:rsidRPr="00403015">
        <w:t xml:space="preserve">does not </w:t>
      </w:r>
      <w:r w:rsidR="008D16E2">
        <w:t>load</w:t>
      </w:r>
      <w:r w:rsidRPr="00403015">
        <w:t xml:space="preserve"> all of the examples [</w:t>
      </w:r>
      <w:r w:rsidR="006F4BAB" w:rsidRPr="006F4BAB">
        <w:rPr>
          <w:rStyle w:val="Script"/>
        </w:rPr>
        <w:t>parsing</w:t>
      </w:r>
      <w:r w:rsidRPr="00403015">
        <w:t>]</w:t>
      </w:r>
    </w:p>
    <w:p w:rsidR="00802AC1" w:rsidRPr="00403015" w:rsidRDefault="00D31288" w:rsidP="0061562C">
      <w:pPr>
        <w:pStyle w:val="Text"/>
        <w:ind w:left="648" w:hanging="360"/>
        <w:jc w:val="left"/>
      </w:pPr>
      <w:r w:rsidRPr="0061562C">
        <w:rPr>
          <w:b/>
        </w:rPr>
        <w:t>G4:</w:t>
      </w:r>
      <w:r w:rsidR="00403015" w:rsidRPr="00403015">
        <w:t xml:space="preserve"> </w:t>
      </w:r>
      <w:r w:rsidRPr="00403015">
        <w:t xml:space="preserve">sine and cosine values are the same for one of the </w:t>
      </w:r>
      <w:r w:rsidR="00D82305">
        <w:t>attributes</w:t>
      </w:r>
      <w:r w:rsidRPr="00403015">
        <w:t xml:space="preserve"> [</w:t>
      </w:r>
      <w:r w:rsidR="00B801BC" w:rsidRPr="006F4BAB">
        <w:rPr>
          <w:rStyle w:val="Script"/>
        </w:rPr>
        <w:t>attributes</w:t>
      </w:r>
      <w:r w:rsidRPr="00403015">
        <w:t>]</w:t>
      </w:r>
    </w:p>
    <w:p w:rsidR="00802AC1" w:rsidRPr="00403015" w:rsidRDefault="00D31288" w:rsidP="0061562C">
      <w:pPr>
        <w:ind w:left="648" w:hanging="360"/>
        <w:jc w:val="left"/>
      </w:pPr>
      <w:r w:rsidRPr="0061562C">
        <w:rPr>
          <w:b/>
        </w:rPr>
        <w:t>G5:</w:t>
      </w:r>
      <w:r w:rsidR="00915E3C">
        <w:t xml:space="preserve"> </w:t>
      </w:r>
      <w:r w:rsidRPr="00403015">
        <w:t>tests on the same person in each fold [</w:t>
      </w:r>
      <w:r w:rsidR="006F4BAB" w:rsidRPr="006F4BAB">
        <w:rPr>
          <w:rStyle w:val="Script"/>
        </w:rPr>
        <w:t>splitting</w:t>
      </w:r>
      <w:r w:rsidRPr="00403015">
        <w:t>]</w:t>
      </w:r>
    </w:p>
    <w:p w:rsidR="00693D30" w:rsidRPr="000D44EF" w:rsidRDefault="001F536D" w:rsidP="00E21D58">
      <w:r>
        <w:t>W</w:t>
      </w:r>
      <w:r w:rsidR="00D31288" w:rsidRPr="00403015">
        <w:t xml:space="preserve">e chose all of the bugs based on common </w:t>
      </w:r>
      <w:r w:rsidR="002B5478">
        <w:t>programming</w:t>
      </w:r>
      <w:r w:rsidR="00D31288" w:rsidRPr="00403015">
        <w:t xml:space="preserve"> errors or common machine learning process errors. For example, earlier versions</w:t>
      </w:r>
      <w:r w:rsidR="00D31288" w:rsidRPr="00D31288">
        <w:t xml:space="preserve"> of the Pang </w:t>
      </w:r>
      <w:r w:rsidR="00D31288" w:rsidRPr="00D31288">
        <w:rPr>
          <w:i/>
        </w:rPr>
        <w:t>et al.</w:t>
      </w:r>
      <w:r w:rsidR="00D31288" w:rsidRPr="00D31288">
        <w:t xml:space="preserve"> dataset included problems with mislabeled data that were later discovered and reported</w:t>
      </w:r>
      <w:r w:rsidR="00D11EB1">
        <w:rPr>
          <w:color w:val="3366FF"/>
        </w:rPr>
        <w:t xml:space="preserve"> </w:t>
      </w:r>
      <w:r w:rsidR="00A7061C" w:rsidRPr="00D11EB1">
        <w:fldChar w:fldCharType="begin"/>
      </w:r>
      <w:r w:rsidR="00530EF6">
        <w:instrText>Mendeley Citation{5aee6ef6-8de6-102d-98a1-0024e85ead87} Prev:{[15]}</w:instrText>
      </w:r>
      <w:r w:rsidR="00A7061C" w:rsidRPr="00D11EB1">
        <w:fldChar w:fldCharType="separate"/>
      </w:r>
      <w:r w:rsidR="00530EF6" w:rsidRPr="00530EF6">
        <w:rPr>
          <w:noProof/>
        </w:rPr>
        <w:t>[15]</w:t>
      </w:r>
      <w:r w:rsidR="00A7061C" w:rsidRPr="00D11EB1">
        <w:fldChar w:fldCharType="end"/>
      </w:r>
      <w:r w:rsidR="00D31288" w:rsidRPr="00D31288">
        <w:t>. The cross-validation bug in</w:t>
      </w:r>
      <w:r w:rsidR="00B76D6C">
        <w:t xml:space="preserve"> our gesture recognition task </w:t>
      </w:r>
      <w:r w:rsidR="00023D45">
        <w:t>is</w:t>
      </w:r>
      <w:r w:rsidR="00D31288" w:rsidRPr="00D31288">
        <w:t xml:space="preserve"> the same one reported by Hodges and Pollack in their work</w:t>
      </w:r>
      <w:r w:rsidR="00D11EB1">
        <w:rPr>
          <w:color w:val="3366FF"/>
        </w:rPr>
        <w:t xml:space="preserve"> </w:t>
      </w:r>
      <w:r w:rsidR="00A7061C">
        <w:fldChar w:fldCharType="begin"/>
      </w:r>
      <w:r w:rsidR="00530EF6">
        <w:instrText>Mendeley Citation{4fec54ee-8dd9-102d-98a1-0024e85ead87} Prev:{[12]}</w:instrText>
      </w:r>
      <w:r w:rsidR="00A7061C">
        <w:fldChar w:fldCharType="separate"/>
      </w:r>
      <w:r w:rsidR="00530EF6" w:rsidRPr="00530EF6">
        <w:rPr>
          <w:noProof/>
        </w:rPr>
        <w:t>[12]</w:t>
      </w:r>
      <w:r w:rsidR="00A7061C">
        <w:fldChar w:fldCharType="end"/>
      </w:r>
      <w:r w:rsidR="00D31288" w:rsidRPr="009A5234">
        <w:rPr>
          <w:color w:val="3366FF"/>
        </w:rPr>
        <w:t>.</w:t>
      </w:r>
      <w:r w:rsidR="00D31288" w:rsidRPr="00D31288">
        <w:t xml:space="preserve"> </w:t>
      </w:r>
      <w:r w:rsidR="002B5478">
        <w:t>Other bugs were based on common</w:t>
      </w:r>
      <w:r w:rsidR="00D31288" w:rsidRPr="00D31288">
        <w:t xml:space="preserve"> mistakes, such copy-paste errors</w:t>
      </w:r>
      <w:r w:rsidR="00D11EB1">
        <w:t xml:space="preserve"> </w:t>
      </w:r>
      <w:r w:rsidR="00A7061C">
        <w:fldChar w:fldCharType="begin"/>
      </w:r>
      <w:r w:rsidR="00530EF6">
        <w:instrText>Mendeley Citation{b7d5466c-8de6-102d-98a1-0024e85ead87} Prev:{[13]}</w:instrText>
      </w:r>
      <w:r w:rsidR="00A7061C">
        <w:fldChar w:fldCharType="separate"/>
      </w:r>
      <w:r w:rsidR="00530EF6" w:rsidRPr="00530EF6">
        <w:rPr>
          <w:noProof/>
        </w:rPr>
        <w:t>[13]</w:t>
      </w:r>
      <w:r w:rsidR="00A7061C">
        <w:fldChar w:fldCharType="end"/>
      </w:r>
      <w:r w:rsidR="00D31288" w:rsidRPr="00D11EB1">
        <w:t>.</w:t>
      </w:r>
      <w:r w:rsidR="00D31288" w:rsidRPr="00D31288">
        <w:t xml:space="preserve"> </w:t>
      </w:r>
    </w:p>
    <w:p w:rsidR="00651FAF" w:rsidRPr="000D44EF" w:rsidRDefault="00C86300" w:rsidP="00E21D58">
      <w:r>
        <w:t>P</w:t>
      </w:r>
      <w:r w:rsidR="00BA6571">
        <w:t>articipants were told that (</w:t>
      </w:r>
      <w:r w:rsidR="00D31288" w:rsidRPr="00D31288">
        <w:t>except for the actual tr</w:t>
      </w:r>
      <w:r w:rsidR="00BA6571">
        <w:t>aining and testing of the model)</w:t>
      </w:r>
      <w:r w:rsidR="00D31288" w:rsidRPr="00D31288">
        <w:t xml:space="preserve"> there could be bugs at </w:t>
      </w:r>
      <w:r w:rsidR="00D31288" w:rsidRPr="00D31288">
        <w:rPr>
          <w:i/>
        </w:rPr>
        <w:t>any</w:t>
      </w:r>
      <w:r w:rsidR="0030101E">
        <w:t xml:space="preserve"> step in the</w:t>
      </w:r>
      <w:r w:rsidR="00D31288" w:rsidRPr="00D31288">
        <w:t xml:space="preserve"> pipeline</w:t>
      </w:r>
      <w:r w:rsidR="00BA6571">
        <w:t>. T</w:t>
      </w:r>
      <w:r w:rsidR="00A01EF8">
        <w:t>hi</w:t>
      </w:r>
      <w:r w:rsidR="00BA6571">
        <w:t>s included bugs in the raw data</w:t>
      </w:r>
      <w:r w:rsidR="00D31288" w:rsidRPr="00D31288">
        <w:t xml:space="preserve">. They were assured </w:t>
      </w:r>
      <w:r w:rsidR="0030101E">
        <w:t>the structure of the p</w:t>
      </w:r>
      <w:r w:rsidR="00DB3D86">
        <w:t>ipeline was correct</w:t>
      </w:r>
      <w:r w:rsidR="0030101E">
        <w:t xml:space="preserve"> and </w:t>
      </w:r>
      <w:r w:rsidR="00D31288" w:rsidRPr="00D31288">
        <w:t xml:space="preserve">the task was not one of </w:t>
      </w:r>
      <w:r w:rsidR="00A427A0">
        <w:t>attribute</w:t>
      </w:r>
      <w:r w:rsidR="00D31288" w:rsidRPr="00D31288">
        <w:t xml:space="preserve"> generation or algorithm development. As a stopping condition, they were giv</w:t>
      </w:r>
      <w:r w:rsidR="00557CFF">
        <w:t xml:space="preserve">en a target accuracy range suggesting </w:t>
      </w:r>
      <w:r w:rsidR="00D31288" w:rsidRPr="00D31288">
        <w:t>they had fixed all of the bugs</w:t>
      </w:r>
      <w:r w:rsidR="00AB7690">
        <w:t>.</w:t>
      </w:r>
      <w:r w:rsidR="0040338F">
        <w:t xml:space="preserve"> </w:t>
      </w:r>
      <w:ins w:id="25" w:author="jfogarty" w:date="2010-07-09T09:25:00Z">
        <w:r w:rsidR="00C63D20">
          <w:t xml:space="preserve">This was a realistic stopping criterion </w:t>
        </w:r>
      </w:ins>
      <w:del w:id="26" w:author="jfogarty" w:date="2010-07-09T09:25:00Z">
        <w:r w:rsidR="00D31288" w:rsidRPr="00D31288" w:rsidDel="00C63D20">
          <w:delText>I</w:delText>
        </w:r>
      </w:del>
      <w:ins w:id="27" w:author="jfogarty" w:date="2010-07-09T09:25:00Z">
        <w:r w:rsidR="00C63D20">
          <w:t>i</w:t>
        </w:r>
      </w:ins>
      <w:r w:rsidR="00D31288" w:rsidRPr="00D31288">
        <w:t xml:space="preserve">n the context of our task, repairing existing machine learning programs </w:t>
      </w:r>
      <w:r w:rsidR="00D31288" w:rsidRPr="00D31288">
        <w:lastRenderedPageBreak/>
        <w:t>that were known to have achieved a certai</w:t>
      </w:r>
      <w:r w:rsidR="001C5FCA">
        <w:t>n level of accuracy in the past</w:t>
      </w:r>
      <w:del w:id="28" w:author="jfogarty" w:date="2010-07-09T09:25:00Z">
        <w:r w:rsidR="001C5FCA" w:rsidDel="00C63D20">
          <w:delText xml:space="preserve"> (</w:delText>
        </w:r>
        <w:r w:rsidR="00D31288" w:rsidRPr="00D31288" w:rsidDel="00C63D20">
          <w:delText>this was</w:delText>
        </w:r>
        <w:r w:rsidR="001C5FCA" w:rsidDel="00C63D20">
          <w:delText xml:space="preserve"> a realistic stopping criterion)</w:delText>
        </w:r>
      </w:del>
      <w:r w:rsidR="001C5FCA">
        <w:t>.</w:t>
      </w:r>
    </w:p>
    <w:p w:rsidR="0097368C" w:rsidRDefault="003904E5" w:rsidP="00E21D58">
      <w:r>
        <w:t>Data</w:t>
      </w:r>
      <w:r w:rsidR="00D31288" w:rsidRPr="00D31288">
        <w:t xml:space="preserve">-labeling bugs in each task would have taken more </w:t>
      </w:r>
      <w:r>
        <w:t xml:space="preserve">time to fix than </w:t>
      </w:r>
      <w:r w:rsidR="002E5D08">
        <w:t xml:space="preserve">was </w:t>
      </w:r>
      <w:r>
        <w:t>allotted</w:t>
      </w:r>
      <w:r w:rsidR="00D31288" w:rsidRPr="00D31288">
        <w:t xml:space="preserve">. </w:t>
      </w:r>
      <w:r w:rsidR="008C7429">
        <w:t>To</w:t>
      </w:r>
      <w:r w:rsidR="001F0C28">
        <w:t xml:space="preserve"> make </w:t>
      </w:r>
      <w:r w:rsidR="008C7429">
        <w:t>fixing</w:t>
      </w:r>
      <w:r w:rsidR="001F0C28">
        <w:t xml:space="preserve"> mislabeled data tractable</w:t>
      </w:r>
      <w:r w:rsidR="002B3126">
        <w:t>,</w:t>
      </w:r>
      <w:r w:rsidR="005E13BB">
        <w:t xml:space="preserve"> participants had to clearly state </w:t>
      </w:r>
      <w:r w:rsidR="005E13BB" w:rsidRPr="00EF183C">
        <w:rPr>
          <w:i/>
        </w:rPr>
        <w:t>why examples were mislabeled</w:t>
      </w:r>
      <w:r w:rsidR="005E13BB">
        <w:t xml:space="preserve"> (associate the mislabel</w:t>
      </w:r>
      <w:r w:rsidR="001F0C28">
        <w:t>ing with bad data rather than a programming error</w:t>
      </w:r>
      <w:r w:rsidR="00EF183C">
        <w:t>). W</w:t>
      </w:r>
      <w:r w:rsidR="005E13BB">
        <w:t xml:space="preserve">e </w:t>
      </w:r>
      <w:r w:rsidR="00EF183C">
        <w:t xml:space="preserve">then </w:t>
      </w:r>
      <w:r w:rsidR="005E13BB">
        <w:t xml:space="preserve">pointed them to a directory containing correctly labeled data.  </w:t>
      </w:r>
    </w:p>
    <w:p w:rsidR="00994BCD" w:rsidRPr="000D44EF" w:rsidRDefault="00D31288" w:rsidP="00E21D58">
      <w:r w:rsidRPr="00D31288">
        <w:t>Finally, because the inserted bugs interacted with each other, the accuracy of the classifier could increase or decrease erratically (even going above the target accuracy). This was a deliberate choice; erroneous high accuracy values may be more dangerous because they provide a false sense of success. Additionally, it can often be the case that an existing solution may have multiple bugs and</w:t>
      </w:r>
      <w:r w:rsidR="002154C8">
        <w:t xml:space="preserve"> report</w:t>
      </w:r>
      <w:r w:rsidR="006D70DC">
        <w:t>ed</w:t>
      </w:r>
      <w:r w:rsidRPr="00D31288">
        <w:t xml:space="preserve"> accuracy itself may not be the best metric for debugging. </w:t>
      </w:r>
    </w:p>
    <w:p w:rsidR="00994BCD" w:rsidRPr="00A21B45" w:rsidRDefault="00D31288" w:rsidP="002F2806">
      <w:pPr>
        <w:pStyle w:val="Heading2"/>
      </w:pPr>
      <w:r w:rsidRPr="00A21B45">
        <w:t>Procedure</w:t>
      </w:r>
    </w:p>
    <w:p w:rsidR="00A21B45" w:rsidRDefault="00D31288" w:rsidP="008A6B47">
      <w:r w:rsidRPr="00D31288">
        <w:t xml:space="preserve">After providing consent, participants completed a one-page survey detailing their prior machine learning and Python experience. The experimenter provided a document detailing the first task. Both tasks were presented </w:t>
      </w:r>
      <w:r w:rsidR="00A01EF8">
        <w:t xml:space="preserve">as </w:t>
      </w:r>
      <w:r w:rsidRPr="00D31288">
        <w:t xml:space="preserve">salvaging code written by another developer. The document detailed the steps taken by the previous developer, and participants were informed the developer had chosen a good strategy but there were mistakes in </w:t>
      </w:r>
      <w:r w:rsidR="00426F5C">
        <w:t>the</w:t>
      </w:r>
      <w:r w:rsidRPr="00D31288">
        <w:t xml:space="preserve"> e</w:t>
      </w:r>
      <w:r w:rsidR="00A01EF8">
        <w:t>xecution</w:t>
      </w:r>
      <w:r w:rsidRPr="00D31288">
        <w:t xml:space="preserve">. After explaining the task, the experimenter provided participants a one-page questionnaire </w:t>
      </w:r>
      <w:r w:rsidR="00773D6C">
        <w:t>asking</w:t>
      </w:r>
      <w:r w:rsidRPr="00D31288">
        <w:t xml:space="preserve"> what tools they would normally use to implement the outlined task. </w:t>
      </w:r>
    </w:p>
    <w:p w:rsidR="00A21B45" w:rsidRDefault="00D31288" w:rsidP="008A6B47">
      <w:r w:rsidRPr="00D31288">
        <w:t xml:space="preserve">After completing the questionnaire, participants </w:t>
      </w:r>
      <w:r w:rsidR="00344264">
        <w:t>followed</w:t>
      </w:r>
      <w:r w:rsidRPr="00D31288">
        <w:t xml:space="preserve"> a tutorial on each tool. In the Gestalt condition, the tutorial discussed the </w:t>
      </w:r>
      <w:r w:rsidR="000F08E7">
        <w:t>capabilities</w:t>
      </w:r>
      <w:r w:rsidRPr="00D31288">
        <w:t xml:space="preserve"> of the </w:t>
      </w:r>
      <w:r w:rsidR="000F08E7">
        <w:t xml:space="preserve">implementation </w:t>
      </w:r>
      <w:r w:rsidRPr="00D31288">
        <w:t xml:space="preserve">and </w:t>
      </w:r>
      <w:r w:rsidR="000F08E7">
        <w:t xml:space="preserve">analysis </w:t>
      </w:r>
      <w:r w:rsidR="003B6612">
        <w:t>perspective</w:t>
      </w:r>
      <w:r w:rsidR="005C24F0">
        <w:t>s</w:t>
      </w:r>
      <w:r w:rsidRPr="00D31288">
        <w:t xml:space="preserve">. The baseline tutorial contained information about the </w:t>
      </w:r>
      <w:r w:rsidR="00D16FEE">
        <w:t>capabilities</w:t>
      </w:r>
      <w:r w:rsidRPr="00D31288">
        <w:t xml:space="preserve"> of the editor and the visualization API. After the tutorials, the experimenter provided quick reference sheets for the </w:t>
      </w:r>
      <w:r w:rsidR="00BC08DE">
        <w:t xml:space="preserve">included </w:t>
      </w:r>
      <w:r w:rsidRPr="00D31288">
        <w:t xml:space="preserve">APIs. </w:t>
      </w:r>
      <w:r w:rsidR="003B3C0C">
        <w:t>Because</w:t>
      </w:r>
      <w:r w:rsidRPr="00D31288">
        <w:t xml:space="preserve"> we were studying the effect of Gestalt’s novel </w:t>
      </w:r>
      <w:r w:rsidR="00A9168F">
        <w:t>capabilities</w:t>
      </w:r>
      <w:r w:rsidRPr="00D31288">
        <w:t xml:space="preserve"> and not the usability or</w:t>
      </w:r>
      <w:r w:rsidR="00C91EC5">
        <w:t xml:space="preserve"> learnability of the system, p</w:t>
      </w:r>
      <w:r w:rsidRPr="00D31288">
        <w:t>articipants were told they could use the experimenter as an intellig</w:t>
      </w:r>
      <w:r w:rsidR="00474FE0">
        <w:t>ent help system during the task. This included</w:t>
      </w:r>
      <w:r w:rsidRPr="00D31288">
        <w:t xml:space="preserve"> asking questions about APIs, visualizations, the machine learning pro</w:t>
      </w:r>
      <w:r w:rsidR="002E3AED">
        <w:t>blems, and error messages</w:t>
      </w:r>
      <w:r w:rsidRPr="00D31288">
        <w:t xml:space="preserve">. </w:t>
      </w:r>
    </w:p>
    <w:p w:rsidR="00A21B45" w:rsidRDefault="00D31288" w:rsidP="008C1930">
      <w:r w:rsidRPr="00D31288">
        <w:t xml:space="preserve">Participants were asked to talk aloud, describing their progress in the bug finding process. Participants were told the experimenter might </w:t>
      </w:r>
      <w:r w:rsidR="00973FF1">
        <w:t>ask</w:t>
      </w:r>
      <w:r w:rsidRPr="00D31288">
        <w:t xml:space="preserve"> questions about their state or current action. We asked participants to think aloud about the states: (1) </w:t>
      </w:r>
      <w:r w:rsidRPr="00D31288">
        <w:rPr>
          <w:rFonts w:eastAsia="Times" w:cs="Garamond"/>
          <w:i/>
        </w:rPr>
        <w:t>I have no idea what the bug is</w:t>
      </w:r>
      <w:r w:rsidRPr="00D31288">
        <w:rPr>
          <w:rFonts w:eastAsia="Times" w:cs="Garamond"/>
        </w:rPr>
        <w:t>,</w:t>
      </w:r>
      <w:r w:rsidRPr="00D31288">
        <w:rPr>
          <w:rFonts w:eastAsia="Times" w:cs="Garamond"/>
          <w:i/>
        </w:rPr>
        <w:t xml:space="preserve"> </w:t>
      </w:r>
      <w:r w:rsidRPr="00D31288">
        <w:rPr>
          <w:rFonts w:eastAsia="Times" w:cs="Garamond"/>
        </w:rPr>
        <w:t xml:space="preserve">(2) </w:t>
      </w:r>
      <w:r w:rsidRPr="00D31288">
        <w:rPr>
          <w:rFonts w:eastAsia="Times" w:cs="Garamond"/>
          <w:i/>
        </w:rPr>
        <w:t>I have a guess</w:t>
      </w:r>
      <w:r w:rsidRPr="00D31288">
        <w:rPr>
          <w:rFonts w:eastAsia="Times" w:cs="Garamond"/>
        </w:rPr>
        <w:t xml:space="preserve">, (3) </w:t>
      </w:r>
      <w:r w:rsidRPr="00D31288">
        <w:rPr>
          <w:rFonts w:eastAsia="Times" w:cs="Garamond"/>
          <w:i/>
        </w:rPr>
        <w:t>I'm checking my guess</w:t>
      </w:r>
      <w:r w:rsidRPr="00D31288">
        <w:rPr>
          <w:rFonts w:eastAsia="Times" w:cs="Garamond"/>
        </w:rPr>
        <w:t xml:space="preserve">, (4) </w:t>
      </w:r>
      <w:r w:rsidRPr="00D31288">
        <w:rPr>
          <w:rFonts w:eastAsia="Times" w:cs="Garamond"/>
          <w:i/>
        </w:rPr>
        <w:t>I'm fixing the bug</w:t>
      </w:r>
      <w:r w:rsidRPr="00D31288">
        <w:rPr>
          <w:rFonts w:eastAsia="Times" w:cs="Garamond"/>
        </w:rPr>
        <w:t xml:space="preserve">, and (5) </w:t>
      </w:r>
      <w:r w:rsidRPr="00D31288">
        <w:rPr>
          <w:rFonts w:eastAsia="Times" w:cs="Garamond"/>
          <w:i/>
        </w:rPr>
        <w:t>I'm confident I fixed the bug</w:t>
      </w:r>
      <w:r w:rsidRPr="00D31288">
        <w:rPr>
          <w:rFonts w:eastAsia="Times" w:cs="Garamond"/>
        </w:rPr>
        <w:t>.</w:t>
      </w:r>
      <w:r w:rsidR="008C1930" w:rsidRPr="00D31288">
        <w:t xml:space="preserve"> </w:t>
      </w:r>
      <w:r w:rsidR="008C1930">
        <w:t>P</w:t>
      </w:r>
      <w:r w:rsidRPr="00D31288">
        <w:t xml:space="preserve">articipants were given one hour to complete the task. After they finished, the experimenter saved their data and started the next task, providing descriptions of the new machine learning problem and the new development environment. </w:t>
      </w:r>
    </w:p>
    <w:p w:rsidR="00195C4F" w:rsidRPr="000648A9" w:rsidRDefault="00D31288" w:rsidP="008A6B47">
      <w:r w:rsidRPr="00D31288">
        <w:t xml:space="preserve">After completing the second task, participants were given a final questionnaire asking them </w:t>
      </w:r>
      <w:r w:rsidR="00F47155">
        <w:t xml:space="preserve">to </w:t>
      </w:r>
      <w:r w:rsidRPr="00D31288">
        <w:t xml:space="preserve">rate the usefulness of the </w:t>
      </w:r>
      <w:r w:rsidRPr="00D31288">
        <w:lastRenderedPageBreak/>
        <w:t xml:space="preserve">visualizations and faceted search </w:t>
      </w:r>
      <w:r w:rsidR="00640564">
        <w:t>capabilities</w:t>
      </w:r>
      <w:r w:rsidRPr="00D31288">
        <w:t xml:space="preserve">. They were also asked to compare the two development environments and to compare to the existing tools they had reported </w:t>
      </w:r>
      <w:r w:rsidR="00BD34F1">
        <w:t>they</w:t>
      </w:r>
      <w:r w:rsidRPr="00D31288">
        <w:t xml:space="preserve"> would use for these tasks. Participants then </w:t>
      </w:r>
      <w:r w:rsidR="006756B8">
        <w:t>completed</w:t>
      </w:r>
      <w:r w:rsidRPr="00D31288">
        <w:t xml:space="preserve"> a recording consent form and were paid $50 for their time. The entire study took between 3 and 3.5 hours.</w:t>
      </w:r>
    </w:p>
    <w:p w:rsidR="00441FC4" w:rsidRPr="00293A57" w:rsidRDefault="00441FC4" w:rsidP="00441FC4">
      <w:pPr>
        <w:pStyle w:val="Heading1"/>
      </w:pPr>
      <w:r w:rsidRPr="00293A57">
        <w:t>RESULTS</w:t>
      </w:r>
      <w:r>
        <w:t xml:space="preserve"> </w:t>
      </w:r>
    </w:p>
    <w:p w:rsidR="001960F7" w:rsidRPr="008D7BDA" w:rsidRDefault="00A7061C" w:rsidP="009B77D5">
      <w:r>
        <w:rPr>
          <w:noProof/>
        </w:rPr>
        <w:pict>
          <v:shape id="_x0000_s1027" type="#_x0000_t202" style="position:absolute;left:0;text-align:left;margin-left:314pt;margin-top:54pt;width:243pt;height:168.9pt;z-index:251657216;mso-wrap-edited:f;mso-position-horizontal-relative:page;mso-position-vertical-relative:page" wrapcoords="0 0 21600 0 21600 21600 0 21600 0 0" filled="f" stroked="f">
            <v:fill o:detectmouseclick="t"/>
            <v:textbox style="mso-next-textbox:#_x0000_s1027" inset="0,0,0,0">
              <w:txbxContent>
                <w:p w:rsidR="006D70DC" w:rsidRDefault="006D70DC" w:rsidP="008A2540">
                  <w:pPr>
                    <w:jc w:val="center"/>
                    <w:rPr>
                      <w:rFonts w:ascii="Helvetica" w:hAnsi="Helvetica"/>
                      <w:b/>
                      <w:color w:val="A6A6A6" w:themeColor="background1" w:themeShade="A6"/>
                      <w:sz w:val="40"/>
                    </w:rPr>
                  </w:pPr>
                  <w:r>
                    <w:rPr>
                      <w:rFonts w:ascii="Helvetica" w:hAnsi="Helvetica"/>
                      <w:b/>
                      <w:noProof/>
                      <w:color w:val="A6A6A6" w:themeColor="background1" w:themeShade="A6"/>
                      <w:sz w:val="40"/>
                    </w:rPr>
                    <w:drawing>
                      <wp:inline distT="0" distB="0" distL="0" distR="0">
                        <wp:extent cx="2959100" cy="1763996"/>
                        <wp:effectExtent l="19050" t="0" r="0" b="0"/>
                        <wp:docPr id="7" name="Picture 2" descr=":images:error figure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error figure (paper).png"/>
                                <pic:cNvPicPr>
                                  <a:picLocks noChangeAspect="1" noChangeArrowheads="1"/>
                                </pic:cNvPicPr>
                              </pic:nvPicPr>
                              <pic:blipFill>
                                <a:blip r:embed="rId13"/>
                                <a:srcRect/>
                                <a:stretch>
                                  <a:fillRect/>
                                </a:stretch>
                              </pic:blipFill>
                              <pic:spPr bwMode="auto">
                                <a:xfrm>
                                  <a:off x="0" y="0"/>
                                  <a:ext cx="2959100" cy="1763996"/>
                                </a:xfrm>
                                <a:prstGeom prst="rect">
                                  <a:avLst/>
                                </a:prstGeom>
                                <a:noFill/>
                                <a:ln w="9525">
                                  <a:noFill/>
                                  <a:miter lim="800000"/>
                                  <a:headEnd/>
                                  <a:tailEnd/>
                                </a:ln>
                              </pic:spPr>
                            </pic:pic>
                          </a:graphicData>
                        </a:graphic>
                      </wp:inline>
                    </w:drawing>
                  </w:r>
                </w:p>
                <w:p w:rsidR="006D70DC" w:rsidRPr="008C6C2A" w:rsidRDefault="006D70DC" w:rsidP="00165438">
                  <w:pPr>
                    <w:pStyle w:val="Figure"/>
                    <w:ind w:left="360" w:right="357"/>
                    <w:rPr>
                      <w:b/>
                      <w:sz w:val="18"/>
                    </w:rPr>
                  </w:pPr>
                  <w:r w:rsidRPr="008C6C2A">
                    <w:rPr>
                      <w:b/>
                      <w:sz w:val="18"/>
                    </w:rPr>
                    <w:t xml:space="preserve">Figure 5: Developers </w:t>
                  </w:r>
                  <w:r w:rsidRPr="008C6C2A">
                    <w:rPr>
                      <w:b/>
                      <w:i/>
                      <w:sz w:val="18"/>
                    </w:rPr>
                    <w:t>found</w:t>
                  </w:r>
                  <w:r w:rsidRPr="008C6C2A">
                    <w:rPr>
                      <w:b/>
                      <w:sz w:val="18"/>
                    </w:rPr>
                    <w:t xml:space="preserve"> and </w:t>
                  </w:r>
                  <w:r w:rsidRPr="008C6C2A">
                    <w:rPr>
                      <w:b/>
                      <w:i/>
                      <w:sz w:val="18"/>
                    </w:rPr>
                    <w:t>fixed</w:t>
                  </w:r>
                  <w:r w:rsidRPr="008C6C2A">
                    <w:rPr>
                      <w:b/>
                      <w:sz w:val="18"/>
                    </w:rPr>
                    <w:t xml:space="preserve"> significantly more bugs in the Gestalt condition.</w:t>
                  </w:r>
                </w:p>
                <w:p w:rsidR="006D70DC" w:rsidRPr="005B3E41" w:rsidRDefault="006D70DC" w:rsidP="008A2540">
                  <w:pPr>
                    <w:pStyle w:val="Figure"/>
                    <w:jc w:val="center"/>
                  </w:pPr>
                </w:p>
              </w:txbxContent>
            </v:textbox>
            <w10:wrap type="tight" anchorx="page" anchory="page"/>
          </v:shape>
        </w:pict>
      </w:r>
      <w:r w:rsidR="00D31288" w:rsidRPr="008D7BDA">
        <w:t>Participants unanimously preferred Gestalt and were able to find</w:t>
      </w:r>
      <w:r w:rsidR="000A63E8">
        <w:t xml:space="preserve"> and fix</w:t>
      </w:r>
      <w:r w:rsidR="00D31288" w:rsidRPr="008D7BDA">
        <w:t xml:space="preserve"> more bugs using Gestalt than using the baseline.</w:t>
      </w:r>
      <w:r w:rsidR="00915E3C">
        <w:t xml:space="preserve"> </w:t>
      </w:r>
      <w:r w:rsidR="00D31288" w:rsidRPr="008D7BDA">
        <w:t>Figure</w:t>
      </w:r>
      <w:r w:rsidR="004704FA">
        <w:t> </w:t>
      </w:r>
      <w:r w:rsidR="00D31288" w:rsidRPr="008D7BDA">
        <w:t xml:space="preserve">5 shows an overview of bugs per condition. To examine our </w:t>
      </w:r>
      <w:r w:rsidR="00D31288" w:rsidRPr="008D7BDA">
        <w:rPr>
          <w:i/>
        </w:rPr>
        <w:t>found</w:t>
      </w:r>
      <w:r w:rsidR="00D31288" w:rsidRPr="008D7BDA">
        <w:t xml:space="preserve"> and </w:t>
      </w:r>
      <w:r w:rsidR="00D31288" w:rsidRPr="008D7BDA">
        <w:rPr>
          <w:i/>
        </w:rPr>
        <w:t>fixed</w:t>
      </w:r>
      <w:r w:rsidR="00D31288" w:rsidRPr="008D7BDA">
        <w:t xml:space="preserve"> measures, we conducted a mixed-model analysis of variance. We modeled </w:t>
      </w:r>
      <w:r w:rsidR="00D31288" w:rsidRPr="008D7BDA">
        <w:rPr>
          <w:i/>
        </w:rPr>
        <w:t>participant</w:t>
      </w:r>
      <w:r w:rsidR="00D31288" w:rsidRPr="008D7BDA">
        <w:t xml:space="preserve"> as a random effect and modeled </w:t>
      </w:r>
      <w:r w:rsidR="00D31288" w:rsidRPr="008D7BDA">
        <w:rPr>
          <w:i/>
        </w:rPr>
        <w:t>condition</w:t>
      </w:r>
      <w:r w:rsidR="00D31288" w:rsidRPr="008D7BDA">
        <w:t xml:space="preserve"> (Gestalt vs. baseline), </w:t>
      </w:r>
      <w:r w:rsidR="00D31288" w:rsidRPr="008D7BDA">
        <w:rPr>
          <w:i/>
        </w:rPr>
        <w:t>task</w:t>
      </w:r>
      <w:r w:rsidR="00D31288" w:rsidRPr="008D7BDA">
        <w:t xml:space="preserve"> (sentiment analysis vs. gesture recognition), and </w:t>
      </w:r>
      <w:r w:rsidR="00D31288" w:rsidRPr="008D7BDA">
        <w:rPr>
          <w:i/>
        </w:rPr>
        <w:t>trial</w:t>
      </w:r>
      <w:r w:rsidR="00D31288" w:rsidRPr="008D7BDA">
        <w:t xml:space="preserve"> (first vs. second) as fixed effects. We also modeled the interactions </w:t>
      </w:r>
      <w:r w:rsidR="00D31288" w:rsidRPr="008D7BDA">
        <w:rPr>
          <w:i/>
        </w:rPr>
        <w:t xml:space="preserve">condition×trial </w:t>
      </w:r>
      <w:r w:rsidR="00D31288" w:rsidRPr="008D7BDA">
        <w:t xml:space="preserve">and </w:t>
      </w:r>
      <w:r w:rsidR="00D31288" w:rsidRPr="008D7BDA">
        <w:rPr>
          <w:i/>
        </w:rPr>
        <w:t>condition×task</w:t>
      </w:r>
      <w:r w:rsidR="00D31288" w:rsidRPr="008D7BDA">
        <w:t xml:space="preserve">. We used these same independent </w:t>
      </w:r>
      <w:r w:rsidR="006756B8">
        <w:t>variables</w:t>
      </w:r>
      <w:r w:rsidR="00D31288" w:rsidRPr="008D7BDA">
        <w:t xml:space="preserve"> in all of the analyses we report in this section.</w:t>
      </w:r>
    </w:p>
    <w:p w:rsidR="001960F7" w:rsidRPr="008D7BDA" w:rsidRDefault="00D31288" w:rsidP="009B77D5">
      <w:r w:rsidRPr="008D7BDA">
        <w:t xml:space="preserve">We found a marginal effect of </w:t>
      </w:r>
      <w:r w:rsidRPr="008D7BDA">
        <w:rPr>
          <w:i/>
        </w:rPr>
        <w:t>trial</w:t>
      </w:r>
      <w:r w:rsidRPr="008D7BDA">
        <w:t xml:space="preserve"> on the number of bugs </w:t>
      </w:r>
      <w:r w:rsidRPr="008D7BDA">
        <w:rPr>
          <w:i/>
        </w:rPr>
        <w:t>found</w:t>
      </w:r>
      <w:r w:rsidRPr="008D7BDA">
        <w:t>, with participants finding more in the second trial (3.1 vs. 4.0 bugs, F</w:t>
      </w:r>
      <w:r w:rsidRPr="008D7BDA">
        <w:rPr>
          <w:vertAlign w:val="subscript"/>
        </w:rPr>
        <w:t>1,5</w:t>
      </w:r>
      <w:r w:rsidRPr="008D7BDA">
        <w:t xml:space="preserve">=4.62, p ≈ .084). This suggests some learning, as there were commonalities among the bugs in the two tasks. We verified the interaction </w:t>
      </w:r>
      <w:r w:rsidRPr="008D7BDA">
        <w:rPr>
          <w:i/>
        </w:rPr>
        <w:t>condition×trial</w:t>
      </w:r>
      <w:r w:rsidRPr="008D7BDA">
        <w:t xml:space="preserve"> was not significant (p &gt; .42), confirming the effectiveness of our counterbalanced design. Participants in the Gestalt condition </w:t>
      </w:r>
      <w:r w:rsidRPr="008D7BDA">
        <w:rPr>
          <w:i/>
        </w:rPr>
        <w:t>found</w:t>
      </w:r>
      <w:r w:rsidRPr="008D7BDA">
        <w:t xml:space="preserve"> signifi</w:t>
      </w:r>
      <w:r w:rsidR="00330C5B">
        <w:t>cantly more bugs (4.25 vs. 2.88</w:t>
      </w:r>
      <w:r w:rsidRPr="008D7BDA">
        <w:t xml:space="preserve"> bugs, F</w:t>
      </w:r>
      <w:r w:rsidRPr="008D7BDA">
        <w:rPr>
          <w:vertAlign w:val="subscript"/>
        </w:rPr>
        <w:t>1,5</w:t>
      </w:r>
      <w:r w:rsidRPr="008D7BDA">
        <w:t>=11.42, p ≈ .019).</w:t>
      </w:r>
    </w:p>
    <w:p w:rsidR="00351287" w:rsidRPr="008D7BDA" w:rsidRDefault="00D31288" w:rsidP="00351287">
      <w:r w:rsidRPr="008D7BDA">
        <w:t xml:space="preserve">We also found a marginal effect of trial for bugs </w:t>
      </w:r>
      <w:r w:rsidRPr="008D7BDA">
        <w:rPr>
          <w:i/>
        </w:rPr>
        <w:t>fixed</w:t>
      </w:r>
      <w:r w:rsidR="00330C5B">
        <w:t xml:space="preserve"> (2.88 vs. 3.63</w:t>
      </w:r>
      <w:r w:rsidRPr="008D7BDA">
        <w:t xml:space="preserve"> bugs, F</w:t>
      </w:r>
      <w:r w:rsidRPr="008D7BDA">
        <w:rPr>
          <w:vertAlign w:val="subscript"/>
        </w:rPr>
        <w:t>1,5</w:t>
      </w:r>
      <w:r w:rsidRPr="008D7BDA">
        <w:t xml:space="preserve">=4.09, p ≈ .099) and again confirmed our counterbalance effectiveness by verifying the lack of significant interaction </w:t>
      </w:r>
      <w:r w:rsidRPr="008D7BDA">
        <w:rPr>
          <w:i/>
        </w:rPr>
        <w:t>condition×trial</w:t>
      </w:r>
      <w:r w:rsidRPr="008D7BDA">
        <w:t xml:space="preserve"> (p &gt; .72). Participants in the Gestalt condition </w:t>
      </w:r>
      <w:r w:rsidRPr="008D7BDA">
        <w:rPr>
          <w:i/>
        </w:rPr>
        <w:t>fixed</w:t>
      </w:r>
      <w:r w:rsidRPr="008D7BDA">
        <w:t xml:space="preserve"> significantly more bugs (3.75 vs. 2.75 bugs, F</w:t>
      </w:r>
      <w:r w:rsidRPr="008D7BDA">
        <w:rPr>
          <w:vertAlign w:val="subscript"/>
        </w:rPr>
        <w:t>1,5</w:t>
      </w:r>
      <w:r w:rsidRPr="008D7BDA">
        <w:t xml:space="preserve">=7.27, p ≈ .042). </w:t>
      </w:r>
    </w:p>
    <w:p w:rsidR="006F582A" w:rsidRDefault="00282868" w:rsidP="00F115FE">
      <w:pPr>
        <w:pStyle w:val="Heading1"/>
      </w:pPr>
      <w:r>
        <w:t>Discussion</w:t>
      </w:r>
    </w:p>
    <w:p w:rsidR="009B77D5" w:rsidRPr="00AE420B" w:rsidRDefault="005038E0" w:rsidP="009B77D5">
      <w:r w:rsidRPr="00AE420B">
        <w:t xml:space="preserve">This section discusses how Gestalt was used, the process participants followed to solve machine learning problems, and possible explanations </w:t>
      </w:r>
      <w:r w:rsidR="00671A5E">
        <w:t xml:space="preserve">for Gestalt’s better </w:t>
      </w:r>
      <w:r w:rsidRPr="00AE420B">
        <w:t>perform</w:t>
      </w:r>
      <w:r w:rsidR="00671A5E">
        <w:t>ance</w:t>
      </w:r>
      <w:r w:rsidRPr="00AE420B">
        <w:t>. We ground our observations in free response questions from our questionnaire and secondary measures of performance. We also discuss limitations of our study</w:t>
      </w:r>
      <w:r w:rsidR="00671A5E">
        <w:t xml:space="preserve">, </w:t>
      </w:r>
      <w:r w:rsidRPr="00AE420B">
        <w:t>Gestalt’s implementation</w:t>
      </w:r>
      <w:r w:rsidR="00671A5E">
        <w:t>, and general-purpose tools</w:t>
      </w:r>
      <w:r w:rsidRPr="00AE420B">
        <w:t>.</w:t>
      </w:r>
    </w:p>
    <w:p w:rsidR="009B77D5" w:rsidRPr="006F224F" w:rsidRDefault="00D31288" w:rsidP="009B77D5">
      <w:pPr>
        <w:pStyle w:val="Heading2"/>
      </w:pPr>
      <w:r w:rsidRPr="006F224F">
        <w:t xml:space="preserve">The </w:t>
      </w:r>
      <w:r w:rsidR="00FC628B" w:rsidRPr="006F224F">
        <w:t>I</w:t>
      </w:r>
      <w:r w:rsidR="006F224F" w:rsidRPr="006F224F">
        <w:t>mportance of Structure</w:t>
      </w:r>
    </w:p>
    <w:p w:rsidR="009B77D5" w:rsidRPr="006F224F" w:rsidRDefault="00D31288" w:rsidP="009B77D5">
      <w:r w:rsidRPr="006F224F">
        <w:t xml:space="preserve">We hypothesized </w:t>
      </w:r>
      <w:r w:rsidR="003B5F00">
        <w:t>a</w:t>
      </w:r>
      <w:r w:rsidR="008F226E" w:rsidRPr="006F224F">
        <w:t xml:space="preserve"> </w:t>
      </w:r>
      <w:r w:rsidRPr="006F224F">
        <w:t>structure</w:t>
      </w:r>
      <w:r w:rsidR="008F226E" w:rsidRPr="006F224F">
        <w:t xml:space="preserve">d </w:t>
      </w:r>
      <w:r w:rsidR="006F224F" w:rsidRPr="006F224F">
        <w:t>representation</w:t>
      </w:r>
      <w:r w:rsidRPr="006F224F">
        <w:t xml:space="preserve"> would</w:t>
      </w:r>
      <w:r w:rsidR="00A623DA" w:rsidRPr="006F224F">
        <w:t xml:space="preserve"> be</w:t>
      </w:r>
      <w:r w:rsidRPr="006F224F">
        <w:t xml:space="preserve"> most useful when developers first started a project, as it would be less daunting than a blank slate. Because we provided a mostly working implementation of the project, we felt the importance of structure would be diminished in our study. Consequently, we did not explicitly ask participants whether they found the structure helpful. </w:t>
      </w:r>
    </w:p>
    <w:p w:rsidR="009B77D5" w:rsidRPr="006F224F" w:rsidRDefault="00D31288" w:rsidP="009B77D5">
      <w:r w:rsidRPr="006F224F">
        <w:t xml:space="preserve">However, we </w:t>
      </w:r>
      <w:r w:rsidR="00290FBB">
        <w:t>included</w:t>
      </w:r>
      <w:r w:rsidRPr="006F224F">
        <w:t xml:space="preserve"> open-ended questions asking participants what </w:t>
      </w:r>
      <w:r w:rsidR="002C227E">
        <w:t>capabilities</w:t>
      </w:r>
      <w:r w:rsidRPr="006F224F">
        <w:t xml:space="preserve"> they found the most useful. In </w:t>
      </w:r>
      <w:r w:rsidR="00986AB5">
        <w:t xml:space="preserve">this </w:t>
      </w:r>
      <w:r w:rsidRPr="006F224F">
        <w:t xml:space="preserve">open-ended </w:t>
      </w:r>
      <w:r w:rsidR="00986AB5">
        <w:t xml:space="preserve">portion of the </w:t>
      </w:r>
      <w:r w:rsidRPr="006F224F">
        <w:t xml:space="preserve">questionnaire, five of eight participants </w:t>
      </w:r>
      <w:r w:rsidR="00986AB5">
        <w:t xml:space="preserve">said </w:t>
      </w:r>
      <w:r w:rsidRPr="006F224F">
        <w:t>the explicit structure provided by viewing and interacting with the classification pipeline was one of the most useful components of Gestalt. They stated they would like to see it in their own tools, with one participant writing “</w:t>
      </w:r>
      <w:r w:rsidR="008F226E" w:rsidRPr="006F224F">
        <w:rPr>
          <w:i/>
        </w:rPr>
        <w:t>The [classification pipeline view]</w:t>
      </w:r>
      <w:r w:rsidRPr="006F224F">
        <w:rPr>
          <w:i/>
        </w:rPr>
        <w:t xml:space="preserve"> was very helpful. When I am running these types of experiments, I often get lost in all of the processing steps. This seems like a useful way to organize the workflow.</w:t>
      </w:r>
      <w:r w:rsidRPr="006F224F">
        <w:t xml:space="preserve">” </w:t>
      </w:r>
    </w:p>
    <w:p w:rsidR="006F224F" w:rsidRPr="006F224F" w:rsidRDefault="001E34F6" w:rsidP="006F224F">
      <w:pPr>
        <w:pStyle w:val="Heading2"/>
      </w:pPr>
      <w:r>
        <w:t xml:space="preserve">Creating </w:t>
      </w:r>
      <w:r w:rsidR="00D763B1">
        <w:t xml:space="preserve">Individual Example </w:t>
      </w:r>
      <w:r w:rsidR="006F224F">
        <w:t>Visualizations</w:t>
      </w:r>
    </w:p>
    <w:p w:rsidR="009B77D5" w:rsidRPr="006F224F" w:rsidRDefault="00D31288" w:rsidP="009B77D5">
      <w:r w:rsidRPr="006F224F">
        <w:t xml:space="preserve">Even though we provided standard visualizations of </w:t>
      </w:r>
      <w:r w:rsidR="00D763B1">
        <w:t xml:space="preserve">the individual examples </w:t>
      </w:r>
      <w:r w:rsidRPr="006F224F">
        <w:t xml:space="preserve">in both conditions, some participants created their own. </w:t>
      </w:r>
      <w:r w:rsidR="00D763B1">
        <w:t>B</w:t>
      </w:r>
      <w:r w:rsidRPr="006F224F">
        <w:t>oth the baseline and the Gestalt conditions provided developers with the ability to make charts, including the ability to plot points. Two participants in the baseline condition (p5 and p7) used this to plot a gesture’s stroke</w:t>
      </w:r>
      <w:r w:rsidR="00D763B1">
        <w:t xml:space="preserve">. This confirms </w:t>
      </w:r>
      <w:r w:rsidRPr="006F224F">
        <w:t xml:space="preserve">developers can and will develop quick, simple visualizations of raw data when given proper tools. This is promising </w:t>
      </w:r>
      <w:r w:rsidR="00C817D9">
        <w:t>evidence</w:t>
      </w:r>
      <w:r w:rsidR="00D763B1">
        <w:t xml:space="preserve"> for </w:t>
      </w:r>
      <w:r w:rsidRPr="006F224F">
        <w:t xml:space="preserve">Gestalt’s </w:t>
      </w:r>
      <w:r w:rsidR="00D763B1">
        <w:t xml:space="preserve">approach of using </w:t>
      </w:r>
      <w:r w:rsidRPr="006F224F">
        <w:t xml:space="preserve">developer-created visualizations of </w:t>
      </w:r>
      <w:r w:rsidR="00D763B1">
        <w:t xml:space="preserve">individual examples in aggregate visualizations </w:t>
      </w:r>
      <w:r w:rsidRPr="006F224F">
        <w:t xml:space="preserve">to help developers </w:t>
      </w:r>
      <w:r w:rsidR="00D763B1">
        <w:t xml:space="preserve">understand </w:t>
      </w:r>
      <w:r w:rsidRPr="006F224F">
        <w:t xml:space="preserve">data, </w:t>
      </w:r>
      <w:r w:rsidR="007650B1">
        <w:t>attributes</w:t>
      </w:r>
      <w:r w:rsidRPr="006F224F">
        <w:t>, and results.</w:t>
      </w:r>
    </w:p>
    <w:p w:rsidR="009B77D5" w:rsidRPr="00406A13" w:rsidRDefault="00D31288" w:rsidP="009B77D5">
      <w:pPr>
        <w:pStyle w:val="Heading2"/>
      </w:pPr>
      <w:r w:rsidRPr="00406A13">
        <w:t xml:space="preserve">The Need for </w:t>
      </w:r>
      <w:r w:rsidR="006F224F" w:rsidRPr="00406A13">
        <w:t>Connectivity</w:t>
      </w:r>
    </w:p>
    <w:p w:rsidR="009B77D5" w:rsidRPr="004D6B8C" w:rsidRDefault="00D31288" w:rsidP="009B77D5">
      <w:r w:rsidRPr="00406A13">
        <w:t xml:space="preserve">Participants </w:t>
      </w:r>
      <w:r w:rsidR="00C817D9">
        <w:t xml:space="preserve">in both conditions </w:t>
      </w:r>
      <w:r w:rsidRPr="00406A13">
        <w:t xml:space="preserve">actively tried to </w:t>
      </w:r>
      <w:r w:rsidR="00B342F9">
        <w:t xml:space="preserve">relate </w:t>
      </w:r>
      <w:r w:rsidR="003F7566">
        <w:t>attribute</w:t>
      </w:r>
      <w:r w:rsidRPr="00406A13">
        <w:t xml:space="preserve"> values and results to the</w:t>
      </w:r>
      <w:r w:rsidR="00B342F9">
        <w:t>ir</w:t>
      </w:r>
      <w:r w:rsidRPr="00406A13">
        <w:t xml:space="preserve"> raw data. </w:t>
      </w:r>
      <w:r w:rsidR="00B342F9">
        <w:t>G</w:t>
      </w:r>
      <w:r w:rsidRPr="00406A13">
        <w:t>estalt</w:t>
      </w:r>
      <w:r w:rsidR="00B342F9">
        <w:t>’s</w:t>
      </w:r>
      <w:r w:rsidRPr="00406A13">
        <w:t xml:space="preserve"> connect</w:t>
      </w:r>
      <w:r w:rsidR="00B342F9">
        <w:t>ed visualizations</w:t>
      </w:r>
      <w:r w:rsidRPr="00406A13">
        <w:t xml:space="preserve"> </w:t>
      </w:r>
      <w:r w:rsidR="00B342F9">
        <w:t xml:space="preserve">make it easy to </w:t>
      </w:r>
      <w:r w:rsidRPr="00406A13">
        <w:t xml:space="preserve">compare their data, </w:t>
      </w:r>
      <w:r w:rsidR="00BB4DC5">
        <w:t>attributes</w:t>
      </w:r>
      <w:r w:rsidRPr="00406A13">
        <w:t xml:space="preserve">, and classification results. When taken away in the baseline, participants expressed frustration. One participant, who worked in Gestalt first, </w:t>
      </w:r>
      <w:r w:rsidR="00C817D9">
        <w:t>explicitly described that</w:t>
      </w:r>
      <w:r w:rsidRPr="00406A13">
        <w:t xml:space="preserve"> he wanted to see the raw data next to the </w:t>
      </w:r>
      <w:r w:rsidR="003F7566">
        <w:t>attributes</w:t>
      </w:r>
      <w:r w:rsidRPr="00406A13">
        <w:t xml:space="preserve"> in the baseline and was annoyed</w:t>
      </w:r>
      <w:r w:rsidR="00E219F0">
        <w:t xml:space="preserve"> </w:t>
      </w:r>
      <w:r w:rsidRPr="00406A13">
        <w:t xml:space="preserve">that it was not </w:t>
      </w:r>
      <w:r w:rsidRPr="004D6B8C">
        <w:t xml:space="preserve">as easy as in the prior condition. </w:t>
      </w:r>
    </w:p>
    <w:p w:rsidR="007675A1" w:rsidRDefault="00D31288" w:rsidP="009B77D5">
      <w:r w:rsidRPr="004D6B8C">
        <w:t xml:space="preserve">To make up for a lack </w:t>
      </w:r>
      <w:r w:rsidR="00C817D9">
        <w:t>of connectivity in the baseline</w:t>
      </w:r>
      <w:r w:rsidRPr="004D6B8C">
        <w:t>, three participants (p1, p3, and p8) went to great lengths to</w:t>
      </w:r>
      <w:r w:rsidR="008A5F5B">
        <w:t xml:space="preserve"> </w:t>
      </w:r>
      <w:r w:rsidR="00C433DD">
        <w:t>c</w:t>
      </w:r>
      <w:r w:rsidR="008A5F5B">
        <w:t xml:space="preserve">obble together </w:t>
      </w:r>
      <w:r w:rsidRPr="004D6B8C">
        <w:t xml:space="preserve">their own </w:t>
      </w:r>
      <w:r w:rsidR="0013423E">
        <w:t>combined table</w:t>
      </w:r>
      <w:r w:rsidRPr="004D6B8C">
        <w:t xml:space="preserve"> view; two did this before having used Gestalt. In all three cases, they opened two separate table views, one after parsing and one after </w:t>
      </w:r>
      <w:r w:rsidR="003F7566">
        <w:t>attribute</w:t>
      </w:r>
      <w:r w:rsidR="00330C5B">
        <w:t xml:space="preserve"> computation. T</w:t>
      </w:r>
      <w:r w:rsidRPr="004D6B8C">
        <w:t xml:space="preserve">hey then resized these tables and placed them side-by-side so they could visually compare </w:t>
      </w:r>
      <w:r w:rsidR="008F52DB">
        <w:t>attributes</w:t>
      </w:r>
      <w:r w:rsidRPr="004D6B8C">
        <w:t xml:space="preserve"> </w:t>
      </w:r>
      <w:r w:rsidR="00330C5B">
        <w:t>with</w:t>
      </w:r>
      <w:r w:rsidRPr="004D6B8C">
        <w:t xml:space="preserve"> data. </w:t>
      </w:r>
    </w:p>
    <w:p w:rsidR="00D34806" w:rsidRDefault="00D31288" w:rsidP="009B77D5">
      <w:pPr>
        <w:pStyle w:val="Heading2"/>
      </w:pPr>
      <w:r w:rsidRPr="00D34806">
        <w:t>Interactivity</w:t>
      </w:r>
    </w:p>
    <w:p w:rsidR="009B77D5" w:rsidRPr="00D34806" w:rsidRDefault="00C433DD" w:rsidP="009B77D5">
      <w:r>
        <w:t>W</w:t>
      </w:r>
      <w:r w:rsidR="00D31288" w:rsidRPr="00D34806">
        <w:t xml:space="preserve">e also observed that the interactivity of visualizations was critical. </w:t>
      </w:r>
      <w:r>
        <w:t xml:space="preserve">Because </w:t>
      </w:r>
      <w:r w:rsidR="00524015">
        <w:t xml:space="preserve">we </w:t>
      </w:r>
      <w:r w:rsidR="00290FBB">
        <w:t xml:space="preserve">logged the active </w:t>
      </w:r>
      <w:r w:rsidR="00524015">
        <w:t>window</w:t>
      </w:r>
      <w:r w:rsidR="00290FBB">
        <w:t xml:space="preserve"> as well as input (</w:t>
      </w:r>
      <w:r>
        <w:t xml:space="preserve">e.g., </w:t>
      </w:r>
      <w:r w:rsidR="00290FBB">
        <w:t xml:space="preserve">mouse clicks, key strokes), we could </w:t>
      </w:r>
      <w:r w:rsidR="00524015">
        <w:t xml:space="preserve">determine if participants </w:t>
      </w:r>
      <w:r>
        <w:t xml:space="preserve">spent </w:t>
      </w:r>
      <w:r w:rsidR="00524015">
        <w:t>their time implementing</w:t>
      </w:r>
      <w:r w:rsidR="001D0060">
        <w:t xml:space="preserve"> or </w:t>
      </w:r>
      <w:r w:rsidR="00A010BA">
        <w:t>analyzing</w:t>
      </w:r>
      <w:r w:rsidR="00165E07">
        <w:t xml:space="preserve">. </w:t>
      </w:r>
      <w:r>
        <w:lastRenderedPageBreak/>
        <w:t>P</w:t>
      </w:r>
      <w:r w:rsidR="00D31288" w:rsidRPr="00D34806">
        <w:t>articipants</w:t>
      </w:r>
      <w:r w:rsidR="00BD0E63">
        <w:t xml:space="preserve"> </w:t>
      </w:r>
      <w:r w:rsidRPr="00D34806">
        <w:t xml:space="preserve">in Gestalt </w:t>
      </w:r>
      <w:r w:rsidR="00BD0E63">
        <w:t>spent significantly more time analyzing</w:t>
      </w:r>
      <w:r w:rsidR="00D31288" w:rsidRPr="00D34806">
        <w:t xml:space="preserve"> (37.3% vs. 18.9%, F</w:t>
      </w:r>
      <w:r w:rsidR="00D31288" w:rsidRPr="00D34806">
        <w:rPr>
          <w:vertAlign w:val="subscript"/>
        </w:rPr>
        <w:t>1,5</w:t>
      </w:r>
      <w:r w:rsidR="00D31288" w:rsidRPr="00D34806">
        <w:t xml:space="preserve">=5.44, p ≈ 0.001). </w:t>
      </w:r>
    </w:p>
    <w:p w:rsidR="009B77D5" w:rsidRPr="007F589D" w:rsidRDefault="007F589D" w:rsidP="009B77D5">
      <w:r w:rsidRPr="007F589D">
        <w:t>P</w:t>
      </w:r>
      <w:r w:rsidR="00D31288" w:rsidRPr="007F589D">
        <w:t xml:space="preserve">articipants </w:t>
      </w:r>
      <w:r>
        <w:t xml:space="preserve">also </w:t>
      </w:r>
      <w:r w:rsidR="00D31288" w:rsidRPr="007F589D">
        <w:t xml:space="preserve">used more </w:t>
      </w:r>
      <w:r w:rsidR="00D31288" w:rsidRPr="007F589D">
        <w:rPr>
          <w:i/>
        </w:rPr>
        <w:t>kinds</w:t>
      </w:r>
      <w:r w:rsidR="00D31288" w:rsidRPr="007F589D">
        <w:t xml:space="preserve"> of views. In our post</w:t>
      </w:r>
      <w:r w:rsidR="00D31288" w:rsidRPr="007F589D">
        <w:noBreakHyphen/>
        <w:t xml:space="preserve">study questionnaire, we asked participants to tell us which faceted search </w:t>
      </w:r>
      <w:r w:rsidR="00330C5B">
        <w:t>capabilities</w:t>
      </w:r>
      <w:r w:rsidR="00D31288" w:rsidRPr="007F589D">
        <w:t xml:space="preserve"> </w:t>
      </w:r>
      <w:r w:rsidR="00840913">
        <w:t xml:space="preserve">(e.g., filtering) </w:t>
      </w:r>
      <w:r w:rsidR="00D31288" w:rsidRPr="007F589D">
        <w:t>and views they used</w:t>
      </w:r>
      <w:r w:rsidR="00840913">
        <w:t xml:space="preserve"> (e.g., grid view)</w:t>
      </w:r>
      <w:r w:rsidR="00D31288" w:rsidRPr="007F589D">
        <w:t>.</w:t>
      </w:r>
      <w:r w:rsidR="008C7429" w:rsidRPr="007F589D">
        <w:t xml:space="preserve"> </w:t>
      </w:r>
      <w:r w:rsidR="00D31288" w:rsidRPr="007F589D">
        <w:t xml:space="preserve">We found that participants tried significantly more views in </w:t>
      </w:r>
      <w:r w:rsidR="007E5809">
        <w:t xml:space="preserve">the </w:t>
      </w:r>
      <w:r w:rsidR="00D31288" w:rsidRPr="007F589D">
        <w:t>Gestalt condition (3.4 vs. 2.5 views, F</w:t>
      </w:r>
      <w:r w:rsidR="00D31288" w:rsidRPr="007F589D">
        <w:rPr>
          <w:vertAlign w:val="subscript"/>
        </w:rPr>
        <w:t>1,5</w:t>
      </w:r>
      <w:r w:rsidR="00D31288" w:rsidRPr="007F589D">
        <w:t>=18.84, p ≈ .007) and marginally more faceted search techniques (2.0</w:t>
      </w:r>
      <w:r w:rsidR="00915E3C" w:rsidRPr="007F589D">
        <w:t xml:space="preserve"> </w:t>
      </w:r>
      <w:r w:rsidR="00D31288" w:rsidRPr="007F589D">
        <w:t>vs. 1.1 techniques, F</w:t>
      </w:r>
      <w:r w:rsidR="00D31288" w:rsidRPr="007F589D">
        <w:rPr>
          <w:vertAlign w:val="subscript"/>
        </w:rPr>
        <w:t>1,5</w:t>
      </w:r>
      <w:r w:rsidR="00D31288" w:rsidRPr="007F589D">
        <w:t>=5.44, p ≈ 0.067). The gesture recognition task also led participants to spend more time in visualizations (32.9% vs. 23.3%, F</w:t>
      </w:r>
      <w:r w:rsidR="00D31288" w:rsidRPr="007F589D">
        <w:rPr>
          <w:vertAlign w:val="subscript"/>
        </w:rPr>
        <w:t>1,5</w:t>
      </w:r>
      <w:r w:rsidR="00D31288" w:rsidRPr="007F589D">
        <w:t>=11.15, p ≈ .021), look at more views (3.4 vs. 2.5 views, F</w:t>
      </w:r>
      <w:r w:rsidR="00D31288" w:rsidRPr="007F589D">
        <w:rPr>
          <w:vertAlign w:val="subscript"/>
        </w:rPr>
        <w:t>1,5</w:t>
      </w:r>
      <w:r w:rsidR="00D31288" w:rsidRPr="007F589D">
        <w:t>=18.84, p ≈ .0074), and use more faceted search techniques (2.3 vs. 0.9 techniques, F</w:t>
      </w:r>
      <w:r w:rsidR="00D31288" w:rsidRPr="007F589D">
        <w:rPr>
          <w:vertAlign w:val="subscript"/>
        </w:rPr>
        <w:t>1,5</w:t>
      </w:r>
      <w:r w:rsidR="00D31288" w:rsidRPr="007F589D">
        <w:t>=13.44, p ≈ .015) th</w:t>
      </w:r>
      <w:r w:rsidR="00E22985">
        <w:t xml:space="preserve">an the sentiment analysis task. This is </w:t>
      </w:r>
      <w:r w:rsidR="00D31288" w:rsidRPr="007F589D">
        <w:t xml:space="preserve">likely because there were more classes in the gesture </w:t>
      </w:r>
      <w:r w:rsidR="006E1A21">
        <w:t>condition and the data was</w:t>
      </w:r>
      <w:r w:rsidR="00D31288" w:rsidRPr="007F589D">
        <w:t xml:space="preserve"> easier to visualize. These differences suggest </w:t>
      </w:r>
      <w:r w:rsidR="003423F7">
        <w:t xml:space="preserve">that </w:t>
      </w:r>
      <w:r w:rsidR="00D31288" w:rsidRPr="007F589D">
        <w:t xml:space="preserve">spending more time looking at more kinds of </w:t>
      </w:r>
      <w:r w:rsidR="0065664C">
        <w:t>views</w:t>
      </w:r>
      <w:r w:rsidR="00D31288" w:rsidRPr="007F589D">
        <w:t xml:space="preserve"> </w:t>
      </w:r>
      <w:r w:rsidR="00C433DD">
        <w:t xml:space="preserve">might allow </w:t>
      </w:r>
      <w:r w:rsidR="007E5809">
        <w:t xml:space="preserve">developers to </w:t>
      </w:r>
      <w:r w:rsidR="00FF61E6">
        <w:t xml:space="preserve">better </w:t>
      </w:r>
      <w:r w:rsidR="00D31288" w:rsidRPr="007F589D">
        <w:t>formulate and test possible explanations</w:t>
      </w:r>
      <w:r w:rsidR="00C433DD">
        <w:t xml:space="preserve"> that </w:t>
      </w:r>
      <w:r w:rsidR="00165E07">
        <w:t>lea</w:t>
      </w:r>
      <w:r w:rsidR="00C433DD">
        <w:t>d</w:t>
      </w:r>
      <w:r w:rsidR="00165E07">
        <w:t xml:space="preserve"> them to find </w:t>
      </w:r>
      <w:r w:rsidR="00673C64">
        <w:t xml:space="preserve">and fix </w:t>
      </w:r>
      <w:r w:rsidR="00165E07">
        <w:t xml:space="preserve">more bugs. </w:t>
      </w:r>
    </w:p>
    <w:p w:rsidR="00FA169A" w:rsidRDefault="002C0D60" w:rsidP="00790067">
      <w:r>
        <w:t xml:space="preserve">In both conditions, </w:t>
      </w:r>
      <w:r w:rsidR="00264D20">
        <w:t>mo</w:t>
      </w:r>
      <w:r>
        <w:t>st participants used filtering and sorting to group relevant examples. Gestalt made</w:t>
      </w:r>
      <w:r w:rsidR="00392728">
        <w:t xml:space="preserve"> </w:t>
      </w:r>
      <w:r w:rsidR="00FA169A">
        <w:t xml:space="preserve">this </w:t>
      </w:r>
      <w:r>
        <w:t xml:space="preserve">easier. </w:t>
      </w:r>
      <w:r w:rsidR="00D31288" w:rsidRPr="008F52DB">
        <w:t xml:space="preserve">One participant </w:t>
      </w:r>
      <w:r w:rsidR="00445E61">
        <w:t>followed</w:t>
      </w:r>
      <w:r w:rsidR="00D31288" w:rsidRPr="008F52DB">
        <w:t xml:space="preserve"> the</w:t>
      </w:r>
      <w:r w:rsidR="00E01DA5">
        <w:t xml:space="preserve"> exact process shown in Figure 4</w:t>
      </w:r>
      <w:r w:rsidR="00A61FBB">
        <w:t xml:space="preserve">. </w:t>
      </w:r>
      <w:r w:rsidR="003423F7">
        <w:t xml:space="preserve">He </w:t>
      </w:r>
      <w:r w:rsidR="00FF61E6">
        <w:t>clicked</w:t>
      </w:r>
      <w:r w:rsidR="000505DE">
        <w:t xml:space="preserve"> </w:t>
      </w:r>
      <w:r w:rsidR="00FA169A">
        <w:t xml:space="preserve">in a </w:t>
      </w:r>
      <w:r w:rsidR="000505DE">
        <w:t xml:space="preserve">confusion matrix to </w:t>
      </w:r>
      <w:r w:rsidR="00FA169A">
        <w:t xml:space="preserve">see </w:t>
      </w:r>
      <w:r w:rsidR="000505DE">
        <w:t xml:space="preserve">examples of </w:t>
      </w:r>
      <w:r w:rsidR="00365EF2">
        <w:t>triangles classified as rectangles</w:t>
      </w:r>
      <w:r w:rsidR="00FA169A">
        <w:t>, then found the mislabeled examples</w:t>
      </w:r>
      <w:r>
        <w:t xml:space="preserve">. </w:t>
      </w:r>
    </w:p>
    <w:p w:rsidR="00C15558" w:rsidRDefault="00FA169A" w:rsidP="009B77D5">
      <w:pPr>
        <w:pStyle w:val="Heading2"/>
      </w:pPr>
      <w:r>
        <w:t>Study</w:t>
      </w:r>
      <w:r w:rsidR="00986AB5">
        <w:t xml:space="preserve"> </w:t>
      </w:r>
      <w:r w:rsidR="00D31288" w:rsidRPr="009C2B5E">
        <w:t>Limitations</w:t>
      </w:r>
    </w:p>
    <w:p w:rsidR="00671A5E" w:rsidRPr="009C2B5E" w:rsidRDefault="00671A5E" w:rsidP="00671A5E">
      <w:r w:rsidRPr="009C2B5E">
        <w:t>Our study</w:t>
      </w:r>
      <w:r>
        <w:t xml:space="preserve"> </w:t>
      </w:r>
      <w:r w:rsidRPr="009C2B5E">
        <w:t xml:space="preserve">has several limitations. </w:t>
      </w:r>
      <w:r>
        <w:t xml:space="preserve">Both tasks </w:t>
      </w:r>
      <w:r w:rsidR="00574885">
        <w:t xml:space="preserve">had </w:t>
      </w:r>
      <w:r>
        <w:t xml:space="preserve">pipelines that could be run in real-time </w:t>
      </w:r>
      <w:r w:rsidRPr="009C2B5E">
        <w:t xml:space="preserve">(loading and processing data, generating attributes, training a model, testing the model). </w:t>
      </w:r>
      <w:r w:rsidR="00574885">
        <w:t>M</w:t>
      </w:r>
      <w:r>
        <w:t xml:space="preserve">any </w:t>
      </w:r>
      <w:r w:rsidRPr="009C2B5E">
        <w:t xml:space="preserve">important learning problems </w:t>
      </w:r>
      <w:r>
        <w:t xml:space="preserve">are too </w:t>
      </w:r>
      <w:r w:rsidR="00574885">
        <w:t xml:space="preserve">expensive </w:t>
      </w:r>
      <w:r>
        <w:t xml:space="preserve">to be computed in </w:t>
      </w:r>
      <w:r w:rsidRPr="009C2B5E">
        <w:t xml:space="preserve">real-time. </w:t>
      </w:r>
      <w:r>
        <w:t>W</w:t>
      </w:r>
      <w:r w:rsidRPr="009C2B5E">
        <w:t xml:space="preserve">e chose this limitation to allow participants to explore a large number of different bug hypotheses within our time constraint. </w:t>
      </w:r>
      <w:r>
        <w:t xml:space="preserve">It is possible that </w:t>
      </w:r>
      <w:r w:rsidRPr="009C2B5E">
        <w:t xml:space="preserve">Gestalt may be </w:t>
      </w:r>
      <w:r w:rsidRPr="009C2B5E">
        <w:rPr>
          <w:i/>
        </w:rPr>
        <w:t>more</w:t>
      </w:r>
      <w:r w:rsidRPr="009C2B5E">
        <w:t xml:space="preserve"> useful in situations where models take longer to train. </w:t>
      </w:r>
      <w:r>
        <w:t>De</w:t>
      </w:r>
      <w:r w:rsidRPr="009C2B5E">
        <w:t xml:space="preserve">velopers might enjoy greater benefit from </w:t>
      </w:r>
      <w:r>
        <w:t>using visualizations to explore</w:t>
      </w:r>
      <w:r w:rsidRPr="009C2B5E">
        <w:t xml:space="preserve"> data and </w:t>
      </w:r>
      <w:r>
        <w:t>attributes</w:t>
      </w:r>
      <w:r w:rsidRPr="009C2B5E">
        <w:t xml:space="preserve"> while waiting for updated results</w:t>
      </w:r>
      <w:r>
        <w:t xml:space="preserve"> in a longer feedback cycle</w:t>
      </w:r>
      <w:r w:rsidRPr="009C2B5E">
        <w:t xml:space="preserve">. </w:t>
      </w:r>
    </w:p>
    <w:p w:rsidR="00671A5E" w:rsidRDefault="00671A5E" w:rsidP="00671A5E">
      <w:r w:rsidRPr="00F60941">
        <w:t xml:space="preserve">Our study </w:t>
      </w:r>
      <w:r>
        <w:t xml:space="preserve">was </w:t>
      </w:r>
      <w:r w:rsidRPr="00F60941">
        <w:t xml:space="preserve">also limited to </w:t>
      </w:r>
      <w:r w:rsidR="005101A8">
        <w:t xml:space="preserve">finding </w:t>
      </w:r>
      <w:r w:rsidRPr="00F60941">
        <w:t xml:space="preserve">bugs in unfamiliar code. The </w:t>
      </w:r>
      <w:r>
        <w:t xml:space="preserve">challenges </w:t>
      </w:r>
      <w:r w:rsidRPr="00F60941">
        <w:t xml:space="preserve">in the middle of a development process are different </w:t>
      </w:r>
      <w:r>
        <w:t xml:space="preserve">from </w:t>
      </w:r>
      <w:r w:rsidRPr="00F60941">
        <w:t xml:space="preserve">those at the beginning, and setting up a workflow for a learning task can be daunting. Participants found value in </w:t>
      </w:r>
      <w:r>
        <w:t xml:space="preserve">Gestalt’s </w:t>
      </w:r>
      <w:r w:rsidRPr="00F60941">
        <w:t>pipeline structure. The</w:t>
      </w:r>
      <w:r>
        <w:t>ir</w:t>
      </w:r>
      <w:r w:rsidRPr="00F60941">
        <w:t xml:space="preserve"> comments in the open-ended questionnaire lead us to believe </w:t>
      </w:r>
      <w:r w:rsidR="00574885">
        <w:t xml:space="preserve">Gestalt’s </w:t>
      </w:r>
      <w:r w:rsidRPr="00F60941">
        <w:t>structure will</w:t>
      </w:r>
      <w:r>
        <w:t xml:space="preserve"> also</w:t>
      </w:r>
      <w:r w:rsidRPr="00F60941">
        <w:t xml:space="preserve"> assist developers </w:t>
      </w:r>
      <w:r w:rsidR="00574885">
        <w:t>solving</w:t>
      </w:r>
      <w:r w:rsidRPr="00F60941">
        <w:t xml:space="preserve"> machine learning problems from scratch.</w:t>
      </w:r>
    </w:p>
    <w:p w:rsidR="00FA169A" w:rsidRDefault="00671A5E" w:rsidP="00671A5E">
      <w:r>
        <w:t xml:space="preserve">Our study focused on two problems for which developers had some intuition about the data. They knew gestures that looked </w:t>
      </w:r>
      <w:r w:rsidR="007D13B3">
        <w:t xml:space="preserve">similar </w:t>
      </w:r>
      <w:r>
        <w:t xml:space="preserve">should be in the same dataset, and they knew words in movie review text should </w:t>
      </w:r>
      <w:r w:rsidR="007E5809">
        <w:t>appear</w:t>
      </w:r>
      <w:r>
        <w:t xml:space="preserve"> as non-zero attributes. Developers may not always have </w:t>
      </w:r>
      <w:r w:rsidR="007D13B3">
        <w:t xml:space="preserve">such </w:t>
      </w:r>
      <w:r>
        <w:t xml:space="preserve">a clear understanding of the data at the onset of the project. They may instead </w:t>
      </w:r>
      <w:r>
        <w:rPr>
          <w:i/>
        </w:rPr>
        <w:t>develop</w:t>
      </w:r>
      <w:r>
        <w:t xml:space="preserve"> understanding over time. </w:t>
      </w:r>
      <w:r w:rsidR="00F267F6">
        <w:t>F</w:t>
      </w:r>
      <w:r>
        <w:t xml:space="preserve">lexible visualizations </w:t>
      </w:r>
      <w:r w:rsidR="005101A8">
        <w:t xml:space="preserve">seem </w:t>
      </w:r>
      <w:r>
        <w:t>crucial</w:t>
      </w:r>
      <w:r w:rsidR="00F267F6">
        <w:t xml:space="preserve"> for this</w:t>
      </w:r>
      <w:r>
        <w:t>,</w:t>
      </w:r>
      <w:r w:rsidR="00F267F6">
        <w:t xml:space="preserve"> as</w:t>
      </w:r>
      <w:r>
        <w:t xml:space="preserve"> </w:t>
      </w:r>
      <w:r w:rsidR="005101A8">
        <w:t xml:space="preserve">they </w:t>
      </w:r>
      <w:r w:rsidR="00F267F6">
        <w:t>can allow</w:t>
      </w:r>
      <w:r>
        <w:t xml:space="preserve"> </w:t>
      </w:r>
      <w:r>
        <w:lastRenderedPageBreak/>
        <w:t xml:space="preserve">developers to </w:t>
      </w:r>
      <w:r w:rsidR="00F267F6">
        <w:t xml:space="preserve">create individual visualizations </w:t>
      </w:r>
      <w:r>
        <w:t>embody</w:t>
      </w:r>
      <w:r w:rsidR="005101A8">
        <w:t>ing</w:t>
      </w:r>
      <w:r>
        <w:t xml:space="preserve"> information </w:t>
      </w:r>
      <w:r w:rsidR="005101A8">
        <w:t xml:space="preserve">to </w:t>
      </w:r>
      <w:r w:rsidR="00F267F6">
        <w:t xml:space="preserve">best </w:t>
      </w:r>
      <w:r w:rsidR="005101A8">
        <w:t xml:space="preserve">help </w:t>
      </w:r>
      <w:r>
        <w:t xml:space="preserve">them to understand their data. </w:t>
      </w:r>
    </w:p>
    <w:p w:rsidR="008C6C2A" w:rsidRDefault="00FA169A">
      <w:pPr>
        <w:pStyle w:val="Heading2"/>
      </w:pPr>
      <w:r>
        <w:t>Limitations of Gestalt</w:t>
      </w:r>
    </w:p>
    <w:p w:rsidR="00FE28D8" w:rsidRDefault="00671A5E" w:rsidP="00671A5E">
      <w:r w:rsidRPr="006A1605">
        <w:t xml:space="preserve">Our study </w:t>
      </w:r>
      <w:r w:rsidR="00FE28D8">
        <w:t>revealed some unexpected work patterns that suggest new opportunities for Gestalt and other tools. P</w:t>
      </w:r>
      <w:r w:rsidRPr="006A1605">
        <w:t xml:space="preserve">articipants p7 and p8 created </w:t>
      </w:r>
      <w:r w:rsidR="00FE28D8">
        <w:t xml:space="preserve">toy </w:t>
      </w:r>
      <w:r w:rsidRPr="006A1605">
        <w:t>review dat</w:t>
      </w:r>
      <w:r w:rsidR="00FE28D8">
        <w:t>asets</w:t>
      </w:r>
      <w:r w:rsidRPr="006A1605">
        <w:t xml:space="preserve"> to see if reviews were being correctly parsed and </w:t>
      </w:r>
      <w:r w:rsidR="00D80FBB">
        <w:t>word</w:t>
      </w:r>
      <w:r w:rsidR="00243256">
        <w:t xml:space="preserve"> </w:t>
      </w:r>
      <w:r w:rsidR="00D80FBB">
        <w:t>count</w:t>
      </w:r>
      <w:r w:rsidRPr="006A1605">
        <w:t xml:space="preserve">s were being correctly computed. </w:t>
      </w:r>
      <w:r w:rsidR="00FE28D8">
        <w:t>Participant p</w:t>
      </w:r>
      <w:r w:rsidRPr="006A1605">
        <w:t xml:space="preserve">8 also created simple strokes that consisted of a few (x, y, t) points. </w:t>
      </w:r>
      <w:r w:rsidR="00FE28D8">
        <w:t xml:space="preserve">He then </w:t>
      </w:r>
      <w:r w:rsidRPr="006A1605">
        <w:t>manually compute</w:t>
      </w:r>
      <w:r w:rsidR="00FE28D8">
        <w:t>d</w:t>
      </w:r>
      <w:r w:rsidRPr="006A1605">
        <w:t xml:space="preserve"> attributes (using pen and paper) and compare</w:t>
      </w:r>
      <w:r w:rsidR="00FE28D8">
        <w:t>d</w:t>
      </w:r>
      <w:r w:rsidRPr="006A1605">
        <w:t xml:space="preserve"> them to the values computed during attribute generation. </w:t>
      </w:r>
      <w:r w:rsidR="00FE28D8">
        <w:t xml:space="preserve">Other participants </w:t>
      </w:r>
      <w:r w:rsidR="009A2AA8">
        <w:t>created filters by manually</w:t>
      </w:r>
      <w:r w:rsidR="006D70DC">
        <w:t xml:space="preserve"> selecting</w:t>
      </w:r>
      <w:r w:rsidR="009A2AA8">
        <w:t xml:space="preserve"> </w:t>
      </w:r>
      <w:r w:rsidR="00B74257">
        <w:t xml:space="preserve">a small set of examples </w:t>
      </w:r>
      <w:r w:rsidR="006D70DC">
        <w:t xml:space="preserve">and </w:t>
      </w:r>
      <w:r w:rsidR="00B74257">
        <w:t>examining them through</w:t>
      </w:r>
      <w:r w:rsidR="009A2AA8">
        <w:t xml:space="preserve"> the entire pipeline. These behaviors collectively suggest support for </w:t>
      </w:r>
      <w:r w:rsidR="007E5957" w:rsidRPr="007E5957">
        <w:rPr>
          <w:i/>
        </w:rPr>
        <w:t>unit testing</w:t>
      </w:r>
      <w:r w:rsidR="009A2AA8">
        <w:t xml:space="preserve"> practices could be</w:t>
      </w:r>
      <w:r w:rsidR="00B74257">
        <w:t xml:space="preserve"> a good addition</w:t>
      </w:r>
      <w:r w:rsidR="009A2AA8">
        <w:t xml:space="preserve"> to Gestalt and other machine learning tools.</w:t>
      </w:r>
    </w:p>
    <w:p w:rsidR="00425167" w:rsidRDefault="00067842" w:rsidP="00C3604C">
      <w:r>
        <w:t xml:space="preserve">While </w:t>
      </w:r>
      <w:r w:rsidR="00C3604C">
        <w:t xml:space="preserve">Gestalt can be used to build machine learning systems for many domains, there are </w:t>
      </w:r>
      <w:r w:rsidR="00E13AFF">
        <w:t xml:space="preserve">some </w:t>
      </w:r>
      <w:r w:rsidR="00C3604C">
        <w:t>problems Gestalt does not complete</w:t>
      </w:r>
      <w:r w:rsidR="00E13AFF">
        <w:t>ly</w:t>
      </w:r>
      <w:r w:rsidR="00C3604C">
        <w:t xml:space="preserve"> support. </w:t>
      </w:r>
      <w:r w:rsidR="00E13AFF">
        <w:t xml:space="preserve">A </w:t>
      </w:r>
      <w:r w:rsidR="00D2474B">
        <w:t xml:space="preserve">key limitation </w:t>
      </w:r>
      <w:r w:rsidR="00E13AFF">
        <w:t>is that Gestalt assumes individual examples can be processed without the context of the larger dataset. This impacts the types of learning algorithms Gestalt supports, but also some of Gestalt’s core capabilities.</w:t>
      </w:r>
      <w:r w:rsidR="00425167">
        <w:t xml:space="preserve"> For example, our current grid and table aggregate visualizations cannot properly visualize relationships inherent to sequential data (e.g., time-series). It is also non-obvious how to implement the interaction in Crayons, where individual pixels have meaning only in the aggregate context of an image. New general methods for describing </w:t>
      </w:r>
      <w:r w:rsidR="007E5957" w:rsidRPr="007E5957">
        <w:rPr>
          <w:i/>
        </w:rPr>
        <w:t>relationships between examples</w:t>
      </w:r>
      <w:r w:rsidR="00425167">
        <w:t xml:space="preserve"> would benefit Gestalt and future general</w:t>
      </w:r>
      <w:r w:rsidR="0094777F">
        <w:t>-</w:t>
      </w:r>
      <w:r w:rsidR="00425167">
        <w:t>purpose tools.</w:t>
      </w:r>
    </w:p>
    <w:p w:rsidR="008C6C2A" w:rsidRDefault="0094777F">
      <w:r>
        <w:t xml:space="preserve">The difficulty of implementing the core Crayons interaction </w:t>
      </w:r>
      <w:r w:rsidR="003A1164">
        <w:t>with</w:t>
      </w:r>
      <w:r>
        <w:t>in Gestalt raises a question of whether general-purpose tools can be as effective as domain-specific tools.</w:t>
      </w:r>
      <w:r w:rsidR="00282956">
        <w:t xml:space="preserve"> </w:t>
      </w:r>
      <w:r w:rsidR="003A1164">
        <w:t>Both styles of tool are important. It is almost certain that a highly-specialized tool will be more effective for its particular problem. However, general tools provide two advantages. We have noted that the number of domains affected by machine</w:t>
      </w:r>
      <w:r w:rsidR="003073E3">
        <w:t xml:space="preserve"> learning is large and growing. G</w:t>
      </w:r>
      <w:r w:rsidR="003A1164">
        <w:t xml:space="preserve">eneral tools can support </w:t>
      </w:r>
      <w:r w:rsidR="003073E3">
        <w:t>problem</w:t>
      </w:r>
      <w:r w:rsidR="006D70DC">
        <w:t>s</w:t>
      </w:r>
      <w:r w:rsidR="003073E3">
        <w:t xml:space="preserve"> </w:t>
      </w:r>
      <w:r w:rsidR="003A1164">
        <w:t>for which domain-specific tools have not yet been developed. Further, distilling general mechanisms, like those in Gestalt, informs domain tools by allowing a focus on domain-specific extensions instead of re-inventing general mechanisms.</w:t>
      </w:r>
    </w:p>
    <w:p w:rsidR="009B77D5" w:rsidRDefault="009B77D5" w:rsidP="009B77D5">
      <w:pPr>
        <w:pStyle w:val="Heading1"/>
      </w:pPr>
      <w:r>
        <w:t>Conclusion</w:t>
      </w:r>
    </w:p>
    <w:p w:rsidR="008C6C2A" w:rsidRDefault="009A5234">
      <w:r>
        <w:t xml:space="preserve">Gestalt </w:t>
      </w:r>
      <w:r w:rsidR="00E37929">
        <w:t>supports</w:t>
      </w:r>
      <w:r w:rsidR="002433B3">
        <w:t xml:space="preserve"> the </w:t>
      </w:r>
      <w:r w:rsidR="00650EDA">
        <w:t xml:space="preserve">entire </w:t>
      </w:r>
      <w:r w:rsidR="007E5957" w:rsidRPr="007E5957">
        <w:rPr>
          <w:i/>
        </w:rPr>
        <w:t>process</w:t>
      </w:r>
      <w:r w:rsidR="002433B3">
        <w:t xml:space="preserve"> of</w:t>
      </w:r>
      <w:r w:rsidR="00A00E19">
        <w:t xml:space="preserve"> </w:t>
      </w:r>
      <w:r w:rsidR="00650EDA">
        <w:t xml:space="preserve">applying </w:t>
      </w:r>
      <w:r w:rsidR="002433B3">
        <w:t>machine learning:</w:t>
      </w:r>
      <w:r w:rsidR="007D41D9">
        <w:t xml:space="preserve"> </w:t>
      </w:r>
      <w:r w:rsidR="007D41D9" w:rsidRPr="007D41D9">
        <w:rPr>
          <w:i/>
        </w:rPr>
        <w:t>implementing</w:t>
      </w:r>
      <w:r w:rsidR="007D41D9">
        <w:t xml:space="preserve"> a classification pipeline, </w:t>
      </w:r>
      <w:r w:rsidR="007D41D9" w:rsidRPr="007D41D9">
        <w:rPr>
          <w:i/>
        </w:rPr>
        <w:t>analyzing</w:t>
      </w:r>
      <w:r w:rsidR="007D41D9">
        <w:t xml:space="preserve"> data </w:t>
      </w:r>
      <w:r w:rsidR="00650EDA">
        <w:t xml:space="preserve">as it </w:t>
      </w:r>
      <w:r w:rsidR="007D41D9">
        <w:t>moves thr</w:t>
      </w:r>
      <w:r w:rsidR="0064004C">
        <w:t>ough th</w:t>
      </w:r>
      <w:r w:rsidR="00650EDA">
        <w:t>at</w:t>
      </w:r>
      <w:r w:rsidR="0064004C">
        <w:t xml:space="preserve"> pipeline, and </w:t>
      </w:r>
      <w:r w:rsidR="0033398B">
        <w:t>easily transitioning</w:t>
      </w:r>
      <w:r w:rsidR="007D41D9">
        <w:t xml:space="preserve"> between </w:t>
      </w:r>
      <w:r w:rsidR="00650EDA">
        <w:t xml:space="preserve">these </w:t>
      </w:r>
      <w:r w:rsidR="006D70DC">
        <w:t>perspectives</w:t>
      </w:r>
      <w:r w:rsidR="007D41D9">
        <w:t xml:space="preserve">. </w:t>
      </w:r>
      <w:r w:rsidR="00650EDA">
        <w:t xml:space="preserve">We have discussed how Gestalt’s capabilities generalize advances from prior domain-specific tools to provide general-purpose support. A comparison of </w:t>
      </w:r>
      <w:r w:rsidR="00E37929">
        <w:t xml:space="preserve">participants using Gestalt </w:t>
      </w:r>
      <w:r w:rsidR="00650EDA">
        <w:t xml:space="preserve">with </w:t>
      </w:r>
      <w:r w:rsidR="00E37929">
        <w:t xml:space="preserve">a baseline condition similar to </w:t>
      </w:r>
      <w:r w:rsidR="00D35D20">
        <w:t>MATLAB</w:t>
      </w:r>
      <w:r w:rsidR="00650EDA">
        <w:t xml:space="preserve"> showed </w:t>
      </w:r>
      <w:r w:rsidR="00D31288" w:rsidRPr="007D41D9">
        <w:t xml:space="preserve">participants </w:t>
      </w:r>
      <w:r w:rsidR="00D31288" w:rsidRPr="007D41D9">
        <w:rPr>
          <w:i/>
        </w:rPr>
        <w:t>find</w:t>
      </w:r>
      <w:r w:rsidR="00D31288" w:rsidRPr="007D41D9">
        <w:t xml:space="preserve"> and </w:t>
      </w:r>
      <w:r w:rsidR="00D31288" w:rsidRPr="007D41D9">
        <w:rPr>
          <w:i/>
        </w:rPr>
        <w:t>fix</w:t>
      </w:r>
      <w:r w:rsidR="0064004C">
        <w:t xml:space="preserve"> more bugs with Gestalt</w:t>
      </w:r>
      <w:r w:rsidR="00650EDA">
        <w:t xml:space="preserve"> </w:t>
      </w:r>
      <w:r w:rsidR="0064004C">
        <w:t>and that Gestalt’</w:t>
      </w:r>
      <w:r w:rsidR="00D31288" w:rsidRPr="007D41D9">
        <w:t xml:space="preserve">s flexibility and visualizations were primary contributors to their success. These results show that </w:t>
      </w:r>
      <w:r w:rsidR="00EA4A9C">
        <w:t>helping</w:t>
      </w:r>
      <w:r w:rsidR="00D31288" w:rsidRPr="007D41D9">
        <w:t xml:space="preserve"> </w:t>
      </w:r>
      <w:r w:rsidR="001E00E4">
        <w:t xml:space="preserve">developers </w:t>
      </w:r>
      <w:r w:rsidR="00D31288" w:rsidRPr="007D41D9">
        <w:lastRenderedPageBreak/>
        <w:t xml:space="preserve">understand relationships between the various steps in </w:t>
      </w:r>
      <w:r w:rsidR="0064004C">
        <w:t>a</w:t>
      </w:r>
      <w:r w:rsidR="00D31288" w:rsidRPr="007D41D9">
        <w:t xml:space="preserve"> classification pipeline</w:t>
      </w:r>
      <w:r w:rsidR="001E00E4">
        <w:t xml:space="preserve"> is important to their success.</w:t>
      </w:r>
    </w:p>
    <w:p w:rsidR="00C1195D" w:rsidRDefault="00110687">
      <w:pPr>
        <w:pStyle w:val="Heading1"/>
      </w:pPr>
      <w:r w:rsidRPr="00C22FB0">
        <w:t>Acknowledgements</w:t>
      </w:r>
    </w:p>
    <w:p w:rsidR="00110687" w:rsidRPr="008B0C05" w:rsidRDefault="00A7061C" w:rsidP="00110687">
      <w:pPr>
        <w:rPr>
          <w:rFonts w:eastAsia="Times"/>
          <w:szCs w:val="20"/>
          <w:rPrChange w:id="29" w:author="cse" w:date="2010-07-29T20:18:00Z">
            <w:rPr>
              <w:rFonts w:eastAsia="Times"/>
              <w:sz w:val="18"/>
              <w:szCs w:val="20"/>
            </w:rPr>
          </w:rPrChange>
        </w:rPr>
      </w:pPr>
      <w:r w:rsidRPr="00A7061C">
        <w:rPr>
          <w:szCs w:val="20"/>
          <w:rPrChange w:id="30" w:author="cse" w:date="2010-07-29T20:18:00Z">
            <w:rPr>
              <w:sz w:val="18"/>
              <w:szCs w:val="18"/>
            </w:rPr>
          </w:rPrChange>
        </w:rPr>
        <w:t xml:space="preserve">We thank Morgan Dixon, Joe Devietti, and Scott Saponas for their invaluable feedback. This work has been supported in part by MSR and NDSEG fellowships for Kayur Patel and by the National Science Foundation under grants </w:t>
      </w:r>
      <w:r w:rsidRPr="00A7061C">
        <w:rPr>
          <w:rFonts w:eastAsia="Times"/>
          <w:szCs w:val="20"/>
          <w:rPrChange w:id="31" w:author="cse" w:date="2010-07-29T20:18:00Z">
            <w:rPr>
              <w:rFonts w:eastAsia="Times"/>
              <w:sz w:val="18"/>
              <w:szCs w:val="20"/>
            </w:rPr>
          </w:rPrChange>
        </w:rPr>
        <w:t>IIS</w:t>
      </w:r>
      <w:ins w:id="32" w:author="cse" w:date="2010-07-29T20:19:00Z">
        <w:r w:rsidR="008B0C05">
          <w:rPr>
            <w:rFonts w:eastAsia="Times"/>
            <w:szCs w:val="20"/>
          </w:rPr>
          <w:noBreakHyphen/>
        </w:r>
      </w:ins>
      <w:del w:id="33" w:author="cse" w:date="2010-07-29T20:19:00Z">
        <w:r w:rsidRPr="00A7061C">
          <w:rPr>
            <w:rFonts w:eastAsia="Times"/>
            <w:szCs w:val="20"/>
            <w:rPrChange w:id="34" w:author="cse" w:date="2010-07-29T20:18:00Z">
              <w:rPr>
                <w:rFonts w:eastAsia="Times"/>
                <w:sz w:val="18"/>
                <w:szCs w:val="20"/>
              </w:rPr>
            </w:rPrChange>
          </w:rPr>
          <w:delText>-</w:delText>
        </w:r>
      </w:del>
      <w:r w:rsidRPr="00A7061C">
        <w:rPr>
          <w:rFonts w:eastAsia="Times"/>
          <w:szCs w:val="20"/>
          <w:rPrChange w:id="35" w:author="cse" w:date="2010-07-29T20:18:00Z">
            <w:rPr>
              <w:rFonts w:eastAsia="Times"/>
              <w:sz w:val="18"/>
              <w:szCs w:val="20"/>
            </w:rPr>
          </w:rPrChange>
        </w:rPr>
        <w:t>0812590 and CCF-0952733.</w:t>
      </w:r>
    </w:p>
    <w:p w:rsidR="00000000" w:rsidRDefault="004B50A5">
      <w:pPr>
        <w:pStyle w:val="Heading1"/>
        <w:spacing w:after="40"/>
        <w:rPr>
          <w:sz w:val="19"/>
          <w:szCs w:val="19"/>
          <w:rPrChange w:id="36" w:author="cse" w:date="2010-07-29T20:19:00Z">
            <w:rPr/>
          </w:rPrChange>
        </w:rPr>
        <w:pPrChange w:id="37" w:author="cse" w:date="2010-07-29T20:19:00Z">
          <w:pPr>
            <w:pStyle w:val="Heading1"/>
            <w:spacing w:after="20"/>
          </w:pPr>
        </w:pPrChange>
      </w:pPr>
      <w:r>
        <w:t>References</w:t>
      </w:r>
      <w:bookmarkStart w:id="38" w:name="_GoBack"/>
      <w:bookmarkEnd w:id="38"/>
      <w:r w:rsidR="00A7061C" w:rsidRPr="00A7061C">
        <w:rPr>
          <w:sz w:val="19"/>
          <w:szCs w:val="19"/>
          <w:rPrChange w:id="39" w:author="cse" w:date="2010-07-29T20:19:00Z">
            <w:rPr>
              <w:rFonts w:ascii="Times New Roman" w:hAnsi="Times New Roman"/>
              <w:b w:val="0"/>
              <w:caps w:val="0"/>
              <w:kern w:val="0"/>
              <w:sz w:val="19"/>
              <w:szCs w:val="19"/>
            </w:rPr>
          </w:rPrChange>
        </w:rPr>
        <w:fldChar w:fldCharType="begin"/>
      </w:r>
      <w:r w:rsidR="00A7061C">
        <w:rPr>
          <w:sz w:val="19"/>
          <w:szCs w:val="19"/>
        </w:rPr>
        <w:instrText>Mendeley Bibliography</w:instrText>
      </w:r>
      <w:r w:rsidR="00A7061C" w:rsidRPr="00A7061C">
        <w:rPr>
          <w:sz w:val="19"/>
          <w:szCs w:val="19"/>
          <w:rPrChange w:id="40" w:author="cse" w:date="2010-07-29T20:19:00Z">
            <w:rPr>
              <w:rFonts w:ascii="Times New Roman" w:hAnsi="Times New Roman"/>
              <w:b w:val="0"/>
              <w:caps w:val="0"/>
              <w:kern w:val="0"/>
              <w:sz w:val="19"/>
              <w:szCs w:val="19"/>
            </w:rPr>
          </w:rPrChange>
        </w:rPr>
        <w:fldChar w:fldCharType="separate"/>
      </w:r>
    </w:p>
    <w:p w:rsidR="00000000" w:rsidRDefault="00A7061C">
      <w:pPr>
        <w:pStyle w:val="NormalWeb"/>
        <w:keepNext/>
        <w:numPr>
          <w:ilvl w:val="0"/>
          <w:numId w:val="26"/>
          <w:numberingChange w:id="41" w:author="Kayur Patel" w:date="2010-07-06T14:40:00Z" w:original="%1:1:0:."/>
        </w:numPr>
        <w:spacing w:after="40"/>
        <w:ind w:left="360"/>
        <w:jc w:val="left"/>
        <w:divId w:val="1806265997"/>
        <w:rPr>
          <w:rFonts w:eastAsiaTheme="minorEastAsia"/>
          <w:sz w:val="19"/>
          <w:szCs w:val="19"/>
        </w:rPr>
        <w:pPrChange w:id="42" w:author="cse" w:date="2010-07-29T20:20:00Z">
          <w:pPr>
            <w:pStyle w:val="NormalWeb"/>
            <w:numPr>
              <w:numId w:val="26"/>
            </w:numPr>
            <w:spacing w:after="40"/>
            <w:ind w:left="360" w:hanging="360"/>
            <w:jc w:val="left"/>
            <w:divId w:val="1806265997"/>
          </w:pPr>
        </w:pPrChange>
      </w:pPr>
      <w:r>
        <w:rPr>
          <w:sz w:val="19"/>
          <w:szCs w:val="19"/>
        </w:rPr>
        <w:t xml:space="preserve">Ball, N.M. and Brunner, R.J. </w:t>
      </w:r>
      <w:r>
        <w:rPr>
          <w:i/>
          <w:iCs/>
          <w:sz w:val="19"/>
          <w:szCs w:val="19"/>
        </w:rPr>
        <w:t>Data Mining and Machine Learning in Astronomy</w:t>
      </w:r>
      <w:r>
        <w:rPr>
          <w:sz w:val="19"/>
          <w:szCs w:val="19"/>
        </w:rPr>
        <w:t>. 2009.</w:t>
      </w:r>
    </w:p>
    <w:p w:rsidR="00000000" w:rsidRDefault="00A7061C">
      <w:pPr>
        <w:pStyle w:val="NormalWeb"/>
        <w:numPr>
          <w:ilvl w:val="0"/>
          <w:numId w:val="26"/>
          <w:numberingChange w:id="43" w:author="Kayur Patel" w:date="2010-07-06T14:40:00Z" w:original="%1:2:0:."/>
        </w:numPr>
        <w:spacing w:after="40"/>
        <w:ind w:left="360"/>
        <w:jc w:val="left"/>
        <w:divId w:val="1806265997"/>
        <w:rPr>
          <w:spacing w:val="-2"/>
          <w:sz w:val="19"/>
          <w:szCs w:val="19"/>
        </w:rPr>
        <w:pPrChange w:id="44" w:author="cse" w:date="2010-07-29T20:19:00Z">
          <w:pPr>
            <w:pStyle w:val="NormalWeb"/>
            <w:numPr>
              <w:numId w:val="26"/>
            </w:numPr>
            <w:spacing w:after="40"/>
            <w:ind w:left="360" w:hanging="360"/>
            <w:jc w:val="left"/>
            <w:divId w:val="1806265997"/>
          </w:pPr>
        </w:pPrChange>
      </w:pPr>
      <w:r>
        <w:rPr>
          <w:spacing w:val="-2"/>
          <w:sz w:val="19"/>
          <w:szCs w:val="19"/>
        </w:rPr>
        <w:t xml:space="preserve">Blume, P.A. </w:t>
      </w:r>
      <w:r>
        <w:rPr>
          <w:i/>
          <w:iCs/>
          <w:spacing w:val="-2"/>
          <w:sz w:val="19"/>
          <w:szCs w:val="19"/>
        </w:rPr>
        <w:t>The LabVIEW Style Book</w:t>
      </w:r>
      <w:r>
        <w:rPr>
          <w:spacing w:val="-2"/>
          <w:sz w:val="19"/>
          <w:szCs w:val="19"/>
        </w:rPr>
        <w:t>. Prentice Hall 2007.</w:t>
      </w:r>
    </w:p>
    <w:p w:rsidR="00000000" w:rsidRDefault="00A7061C">
      <w:pPr>
        <w:pStyle w:val="NormalWeb"/>
        <w:numPr>
          <w:ilvl w:val="0"/>
          <w:numId w:val="26"/>
          <w:numberingChange w:id="45" w:author="Kayur Patel" w:date="2010-07-06T14:40:00Z" w:original="%1:3:0:."/>
        </w:numPr>
        <w:spacing w:after="40"/>
        <w:ind w:left="360"/>
        <w:jc w:val="left"/>
        <w:divId w:val="1806265997"/>
        <w:rPr>
          <w:sz w:val="19"/>
          <w:szCs w:val="19"/>
        </w:rPr>
        <w:pPrChange w:id="46" w:author="cse" w:date="2010-07-29T20:19:00Z">
          <w:pPr>
            <w:pStyle w:val="NormalWeb"/>
            <w:numPr>
              <w:numId w:val="26"/>
            </w:numPr>
            <w:spacing w:after="40"/>
            <w:ind w:left="360" w:hanging="360"/>
            <w:jc w:val="left"/>
            <w:divId w:val="1806265997"/>
          </w:pPr>
        </w:pPrChange>
      </w:pPr>
      <w:r>
        <w:rPr>
          <w:sz w:val="19"/>
          <w:szCs w:val="19"/>
        </w:rPr>
        <w:t xml:space="preserve">Candea, G. and Fox, A. Recursive Restartability: Turning the Reboot Sledgehammer into a Scalpel. </w:t>
      </w:r>
      <w:r>
        <w:rPr>
          <w:i/>
          <w:iCs/>
          <w:sz w:val="19"/>
          <w:szCs w:val="19"/>
        </w:rPr>
        <w:t>HotOS</w:t>
      </w:r>
      <w:r>
        <w:rPr>
          <w:sz w:val="19"/>
          <w:szCs w:val="19"/>
        </w:rPr>
        <w:t xml:space="preserve"> </w:t>
      </w:r>
      <w:r>
        <w:rPr>
          <w:i/>
          <w:iCs/>
          <w:sz w:val="19"/>
          <w:szCs w:val="19"/>
        </w:rPr>
        <w:t>2001</w:t>
      </w:r>
      <w:r>
        <w:rPr>
          <w:sz w:val="19"/>
          <w:szCs w:val="19"/>
        </w:rPr>
        <w:t>.</w:t>
      </w:r>
    </w:p>
    <w:p w:rsidR="00000000" w:rsidRDefault="00A7061C">
      <w:pPr>
        <w:pStyle w:val="NormalWeb"/>
        <w:numPr>
          <w:ilvl w:val="0"/>
          <w:numId w:val="26"/>
          <w:numberingChange w:id="47" w:author="Kayur Patel" w:date="2010-07-06T14:40:00Z" w:original="%1:4:0:."/>
        </w:numPr>
        <w:spacing w:after="40"/>
        <w:ind w:left="360"/>
        <w:jc w:val="left"/>
        <w:divId w:val="1806265997"/>
        <w:rPr>
          <w:sz w:val="19"/>
          <w:szCs w:val="19"/>
        </w:rPr>
        <w:pPrChange w:id="48" w:author="cse" w:date="2010-07-29T20:19:00Z">
          <w:pPr>
            <w:pStyle w:val="NormalWeb"/>
            <w:numPr>
              <w:numId w:val="26"/>
            </w:numPr>
            <w:spacing w:after="40"/>
            <w:ind w:left="360" w:hanging="360"/>
            <w:jc w:val="left"/>
            <w:divId w:val="1806265997"/>
          </w:pPr>
        </w:pPrChange>
      </w:pPr>
      <w:r>
        <w:rPr>
          <w:sz w:val="19"/>
          <w:szCs w:val="19"/>
        </w:rPr>
        <w:t xml:space="preserve">Card, S.K., Mackinlay, J.D., and Shneiderman, B. </w:t>
      </w:r>
      <w:r>
        <w:rPr>
          <w:i/>
          <w:iCs/>
          <w:sz w:val="19"/>
          <w:szCs w:val="19"/>
        </w:rPr>
        <w:t>Readings in Information Visualization: Using Vision to Think</w:t>
      </w:r>
      <w:r>
        <w:rPr>
          <w:sz w:val="19"/>
          <w:szCs w:val="19"/>
        </w:rPr>
        <w:t>. 1999.</w:t>
      </w:r>
    </w:p>
    <w:p w:rsidR="00000000" w:rsidRDefault="00A7061C">
      <w:pPr>
        <w:pStyle w:val="NormalWeb"/>
        <w:numPr>
          <w:ilvl w:val="0"/>
          <w:numId w:val="26"/>
          <w:numberingChange w:id="49" w:author="Kayur Patel" w:date="2010-07-06T14:40:00Z" w:original="%1:5:0:."/>
        </w:numPr>
        <w:spacing w:after="40"/>
        <w:ind w:left="360"/>
        <w:jc w:val="left"/>
        <w:divId w:val="1806265997"/>
        <w:rPr>
          <w:sz w:val="19"/>
          <w:szCs w:val="19"/>
        </w:rPr>
        <w:pPrChange w:id="50" w:author="cse" w:date="2010-07-29T20:19:00Z">
          <w:pPr>
            <w:pStyle w:val="NormalWeb"/>
            <w:numPr>
              <w:numId w:val="26"/>
            </w:numPr>
            <w:spacing w:after="40"/>
            <w:ind w:left="360" w:hanging="360"/>
            <w:jc w:val="left"/>
            <w:divId w:val="1806265997"/>
          </w:pPr>
        </w:pPrChange>
      </w:pPr>
      <w:r>
        <w:rPr>
          <w:sz w:val="19"/>
          <w:szCs w:val="19"/>
        </w:rPr>
        <w:t xml:space="preserve">Chen, M.Y., Accardi, A., Kiciman, E., Lloyd, J., Patterson, D., Fox, A., and Brewer, E. Path-based Failure and Evolution Management. </w:t>
      </w:r>
      <w:r>
        <w:rPr>
          <w:i/>
          <w:iCs/>
          <w:sz w:val="19"/>
          <w:szCs w:val="19"/>
        </w:rPr>
        <w:t>NSDI</w:t>
      </w:r>
      <w:r>
        <w:rPr>
          <w:sz w:val="19"/>
          <w:szCs w:val="19"/>
        </w:rPr>
        <w:t xml:space="preserve"> </w:t>
      </w:r>
      <w:r>
        <w:rPr>
          <w:i/>
          <w:iCs/>
          <w:sz w:val="19"/>
          <w:szCs w:val="19"/>
        </w:rPr>
        <w:t>2004</w:t>
      </w:r>
      <w:r>
        <w:rPr>
          <w:sz w:val="19"/>
          <w:szCs w:val="19"/>
        </w:rPr>
        <w:t>.</w:t>
      </w:r>
    </w:p>
    <w:p w:rsidR="00000000" w:rsidRDefault="00A7061C">
      <w:pPr>
        <w:pStyle w:val="NormalWeb"/>
        <w:numPr>
          <w:ilvl w:val="0"/>
          <w:numId w:val="26"/>
          <w:numberingChange w:id="51" w:author="Kayur Patel" w:date="2010-07-06T14:40:00Z" w:original="%1:6:0:."/>
        </w:numPr>
        <w:spacing w:after="40"/>
        <w:ind w:left="360"/>
        <w:jc w:val="left"/>
        <w:divId w:val="1806265997"/>
        <w:rPr>
          <w:sz w:val="19"/>
          <w:szCs w:val="19"/>
        </w:rPr>
        <w:pPrChange w:id="52" w:author="cse" w:date="2010-07-29T20:19:00Z">
          <w:pPr>
            <w:pStyle w:val="NormalWeb"/>
            <w:numPr>
              <w:numId w:val="26"/>
            </w:numPr>
            <w:spacing w:after="40"/>
            <w:ind w:left="360" w:hanging="360"/>
            <w:jc w:val="left"/>
            <w:divId w:val="1806265997"/>
          </w:pPr>
        </w:pPrChange>
      </w:pPr>
      <w:r>
        <w:rPr>
          <w:sz w:val="19"/>
          <w:szCs w:val="19"/>
        </w:rPr>
        <w:t xml:space="preserve">Consolvo, S., McDonald, D.W., Toscos, T., Chen, M.Y., Froehlich, J., Harrison, B., Klasnja, P., LaMarca, A., LeGrand, L., Libby, R., Smith, I., and Landay, J.A. Activity Sensing in the Wild: A Field Trial of UbiFit Garden. </w:t>
      </w:r>
      <w:r>
        <w:rPr>
          <w:i/>
          <w:iCs/>
          <w:sz w:val="19"/>
          <w:szCs w:val="19"/>
        </w:rPr>
        <w:t>CHI</w:t>
      </w:r>
      <w:r>
        <w:rPr>
          <w:sz w:val="19"/>
          <w:szCs w:val="19"/>
        </w:rPr>
        <w:t xml:space="preserve"> </w:t>
      </w:r>
      <w:r>
        <w:rPr>
          <w:i/>
          <w:iCs/>
          <w:sz w:val="19"/>
          <w:szCs w:val="19"/>
        </w:rPr>
        <w:t>2008</w:t>
      </w:r>
      <w:r>
        <w:rPr>
          <w:sz w:val="19"/>
          <w:szCs w:val="19"/>
        </w:rPr>
        <w:t>.</w:t>
      </w:r>
    </w:p>
    <w:p w:rsidR="00000000" w:rsidRDefault="00A7061C">
      <w:pPr>
        <w:pStyle w:val="NormalWeb"/>
        <w:numPr>
          <w:ilvl w:val="0"/>
          <w:numId w:val="26"/>
          <w:numberingChange w:id="53" w:author="Kayur Patel" w:date="2010-07-06T14:40:00Z" w:original="%1:7:0:."/>
        </w:numPr>
        <w:spacing w:after="40"/>
        <w:ind w:left="360"/>
        <w:jc w:val="left"/>
        <w:divId w:val="1806265997"/>
        <w:rPr>
          <w:sz w:val="19"/>
          <w:szCs w:val="19"/>
        </w:rPr>
        <w:pPrChange w:id="54" w:author="cse" w:date="2010-07-29T20:19:00Z">
          <w:pPr>
            <w:pStyle w:val="NormalWeb"/>
            <w:numPr>
              <w:numId w:val="26"/>
            </w:numPr>
            <w:spacing w:after="40"/>
            <w:ind w:left="360" w:hanging="360"/>
            <w:jc w:val="left"/>
            <w:divId w:val="1806265997"/>
          </w:pPr>
        </w:pPrChange>
      </w:pPr>
      <w:r>
        <w:rPr>
          <w:sz w:val="19"/>
          <w:szCs w:val="19"/>
        </w:rPr>
        <w:t xml:space="preserve">Cruz, J.A. and Wishart, D.S. Applications of Machine Learning in Cancer Prediction and Prognosis. </w:t>
      </w:r>
      <w:r>
        <w:rPr>
          <w:i/>
          <w:iCs/>
          <w:sz w:val="19"/>
          <w:szCs w:val="19"/>
        </w:rPr>
        <w:t>Cancer Informatics 2</w:t>
      </w:r>
      <w:r>
        <w:rPr>
          <w:sz w:val="19"/>
          <w:szCs w:val="19"/>
        </w:rPr>
        <w:t>, (2007).</w:t>
      </w:r>
    </w:p>
    <w:p w:rsidR="00000000" w:rsidRDefault="00A7061C">
      <w:pPr>
        <w:pStyle w:val="NormalWeb"/>
        <w:numPr>
          <w:ilvl w:val="0"/>
          <w:numId w:val="26"/>
          <w:numberingChange w:id="55" w:author="Kayur Patel" w:date="2010-07-06T14:40:00Z" w:original="%1:8:0:."/>
        </w:numPr>
        <w:spacing w:after="40"/>
        <w:ind w:left="360"/>
        <w:jc w:val="left"/>
        <w:divId w:val="1806265997"/>
        <w:rPr>
          <w:sz w:val="19"/>
          <w:szCs w:val="19"/>
        </w:rPr>
        <w:pPrChange w:id="56" w:author="cse" w:date="2010-07-29T20:19:00Z">
          <w:pPr>
            <w:pStyle w:val="NormalWeb"/>
            <w:numPr>
              <w:numId w:val="26"/>
            </w:numPr>
            <w:spacing w:after="40"/>
            <w:ind w:left="360" w:hanging="360"/>
            <w:jc w:val="left"/>
            <w:divId w:val="1806265997"/>
          </w:pPr>
        </w:pPrChange>
      </w:pPr>
      <w:r>
        <w:rPr>
          <w:sz w:val="19"/>
          <w:szCs w:val="19"/>
        </w:rPr>
        <w:t xml:space="preserve">Fails, J.A. and Olsen, D.R. Interactive Machine Learning. </w:t>
      </w:r>
      <w:r>
        <w:rPr>
          <w:i/>
          <w:iCs/>
          <w:sz w:val="19"/>
          <w:szCs w:val="19"/>
        </w:rPr>
        <w:t>CHI</w:t>
      </w:r>
      <w:r>
        <w:rPr>
          <w:sz w:val="19"/>
          <w:szCs w:val="19"/>
        </w:rPr>
        <w:t xml:space="preserve"> </w:t>
      </w:r>
      <w:r>
        <w:rPr>
          <w:i/>
          <w:iCs/>
          <w:sz w:val="19"/>
          <w:szCs w:val="19"/>
        </w:rPr>
        <w:t>2003</w:t>
      </w:r>
      <w:r>
        <w:rPr>
          <w:sz w:val="19"/>
          <w:szCs w:val="19"/>
        </w:rPr>
        <w:t>.</w:t>
      </w:r>
    </w:p>
    <w:p w:rsidR="00000000" w:rsidRDefault="00A7061C">
      <w:pPr>
        <w:pStyle w:val="NormalWeb"/>
        <w:numPr>
          <w:ilvl w:val="0"/>
          <w:numId w:val="26"/>
          <w:numberingChange w:id="57" w:author="Kayur Patel" w:date="2010-07-06T14:40:00Z" w:original="%1:9:0:."/>
        </w:numPr>
        <w:spacing w:after="40"/>
        <w:ind w:left="360"/>
        <w:jc w:val="left"/>
        <w:divId w:val="1806265997"/>
        <w:rPr>
          <w:sz w:val="19"/>
          <w:szCs w:val="19"/>
        </w:rPr>
        <w:pPrChange w:id="58" w:author="cse" w:date="2010-07-29T20:19:00Z">
          <w:pPr>
            <w:pStyle w:val="NormalWeb"/>
            <w:numPr>
              <w:numId w:val="26"/>
            </w:numPr>
            <w:spacing w:after="40"/>
            <w:ind w:left="360" w:hanging="360"/>
            <w:jc w:val="left"/>
            <w:divId w:val="1806265997"/>
          </w:pPr>
        </w:pPrChange>
      </w:pPr>
      <w:r>
        <w:rPr>
          <w:sz w:val="19"/>
          <w:szCs w:val="19"/>
        </w:rPr>
        <w:t xml:space="preserve">Fogarty, J., Tan, D., Kapoor, A., and Winder, S. CueFlik: Interactive Concept Learning in Image Search. </w:t>
      </w:r>
      <w:r>
        <w:rPr>
          <w:i/>
          <w:iCs/>
          <w:sz w:val="19"/>
          <w:szCs w:val="19"/>
        </w:rPr>
        <w:t>CHI</w:t>
      </w:r>
      <w:r>
        <w:rPr>
          <w:sz w:val="19"/>
          <w:szCs w:val="19"/>
        </w:rPr>
        <w:t xml:space="preserve"> </w:t>
      </w:r>
      <w:r>
        <w:rPr>
          <w:i/>
          <w:iCs/>
          <w:sz w:val="19"/>
          <w:szCs w:val="19"/>
        </w:rPr>
        <w:t>2008</w:t>
      </w:r>
      <w:r>
        <w:rPr>
          <w:sz w:val="19"/>
          <w:szCs w:val="19"/>
        </w:rPr>
        <w:t>.</w:t>
      </w:r>
    </w:p>
    <w:p w:rsidR="00000000" w:rsidRDefault="00A7061C">
      <w:pPr>
        <w:pStyle w:val="NormalWeb"/>
        <w:numPr>
          <w:ilvl w:val="0"/>
          <w:numId w:val="26"/>
          <w:numberingChange w:id="59" w:author="Kayur Patel" w:date="2010-07-06T14:40:00Z" w:original="%1:10:0:."/>
        </w:numPr>
        <w:spacing w:after="40"/>
        <w:ind w:left="360"/>
        <w:jc w:val="left"/>
        <w:divId w:val="1806265997"/>
        <w:rPr>
          <w:spacing w:val="-2"/>
          <w:sz w:val="19"/>
          <w:szCs w:val="19"/>
        </w:rPr>
        <w:pPrChange w:id="60" w:author="cse" w:date="2010-07-29T20:19:00Z">
          <w:pPr>
            <w:pStyle w:val="NormalWeb"/>
            <w:numPr>
              <w:numId w:val="26"/>
            </w:numPr>
            <w:spacing w:after="40"/>
            <w:ind w:left="360" w:hanging="360"/>
            <w:jc w:val="left"/>
            <w:divId w:val="1806265997"/>
          </w:pPr>
        </w:pPrChange>
      </w:pPr>
      <w:r>
        <w:rPr>
          <w:spacing w:val="-2"/>
          <w:sz w:val="19"/>
          <w:szCs w:val="19"/>
        </w:rPr>
        <w:t xml:space="preserve">Gil, Y., Ratnakar, V., Kim, J., Gonzalez-Calero, P.A., Groth, P., Moody, J., and Deelman, E. Wings: Intelligent Workflow-Based Design of Computational Experiments. </w:t>
      </w:r>
      <w:r>
        <w:rPr>
          <w:i/>
          <w:iCs/>
          <w:spacing w:val="-2"/>
          <w:sz w:val="19"/>
          <w:szCs w:val="19"/>
        </w:rPr>
        <w:t>IEEE Intelligent Systems</w:t>
      </w:r>
      <w:del w:id="61" w:author="jfogarty" w:date="2010-07-09T09:21:00Z">
        <w:r>
          <w:rPr>
            <w:i/>
            <w:iCs/>
            <w:spacing w:val="-2"/>
            <w:sz w:val="19"/>
            <w:szCs w:val="19"/>
          </w:rPr>
          <w:delText xml:space="preserve"> 99</w:delText>
        </w:r>
      </w:del>
      <w:r>
        <w:rPr>
          <w:spacing w:val="-2"/>
          <w:sz w:val="19"/>
          <w:szCs w:val="19"/>
        </w:rPr>
        <w:t xml:space="preserve">, </w:t>
      </w:r>
      <w:ins w:id="62" w:author="jfogarty" w:date="2010-07-09T09:21:00Z">
        <w:r>
          <w:rPr>
            <w:spacing w:val="-2"/>
            <w:sz w:val="19"/>
            <w:szCs w:val="19"/>
          </w:rPr>
          <w:t>T</w:t>
        </w:r>
      </w:ins>
      <w:r>
        <w:rPr>
          <w:spacing w:val="-2"/>
          <w:sz w:val="19"/>
          <w:szCs w:val="19"/>
        </w:rPr>
        <w:t xml:space="preserve">o </w:t>
      </w:r>
      <w:ins w:id="63" w:author="jfogarty" w:date="2010-07-09T09:21:00Z">
        <w:r>
          <w:rPr>
            <w:spacing w:val="-2"/>
            <w:sz w:val="19"/>
            <w:szCs w:val="19"/>
          </w:rPr>
          <w:t>A</w:t>
        </w:r>
      </w:ins>
      <w:del w:id="64" w:author="jfogarty" w:date="2010-07-09T09:21:00Z">
        <w:r>
          <w:rPr>
            <w:spacing w:val="-2"/>
            <w:sz w:val="19"/>
            <w:szCs w:val="19"/>
          </w:rPr>
          <w:delText>a</w:delText>
        </w:r>
      </w:del>
      <w:r>
        <w:rPr>
          <w:spacing w:val="-2"/>
          <w:sz w:val="19"/>
          <w:szCs w:val="19"/>
        </w:rPr>
        <w:t>ppear</w:t>
      </w:r>
      <w:del w:id="65" w:author="jfogarty" w:date="2010-07-09T09:21:00Z">
        <w:r>
          <w:rPr>
            <w:spacing w:val="-2"/>
            <w:sz w:val="19"/>
            <w:szCs w:val="19"/>
          </w:rPr>
          <w:delText>, 1541-1672</w:delText>
        </w:r>
      </w:del>
      <w:r>
        <w:rPr>
          <w:spacing w:val="-2"/>
          <w:sz w:val="19"/>
          <w:szCs w:val="19"/>
        </w:rPr>
        <w:t>.</w:t>
      </w:r>
    </w:p>
    <w:p w:rsidR="00000000" w:rsidRDefault="00A7061C">
      <w:pPr>
        <w:pStyle w:val="NormalWeb"/>
        <w:numPr>
          <w:ilvl w:val="0"/>
          <w:numId w:val="26"/>
          <w:numberingChange w:id="66" w:author="Kayur Patel" w:date="2010-07-06T14:40:00Z" w:original="%1:11:0:."/>
        </w:numPr>
        <w:spacing w:after="40"/>
        <w:ind w:left="360"/>
        <w:jc w:val="left"/>
        <w:divId w:val="1806265997"/>
        <w:rPr>
          <w:spacing w:val="-3"/>
          <w:sz w:val="19"/>
          <w:szCs w:val="19"/>
        </w:rPr>
        <w:pPrChange w:id="67" w:author="cse" w:date="2010-07-29T20:19:00Z">
          <w:pPr>
            <w:pStyle w:val="NormalWeb"/>
            <w:numPr>
              <w:numId w:val="26"/>
            </w:numPr>
            <w:spacing w:after="40"/>
            <w:ind w:left="360" w:hanging="360"/>
            <w:jc w:val="left"/>
            <w:divId w:val="1806265997"/>
          </w:pPr>
        </w:pPrChange>
      </w:pPr>
      <w:r>
        <w:rPr>
          <w:spacing w:val="-3"/>
          <w:sz w:val="19"/>
          <w:szCs w:val="19"/>
        </w:rPr>
        <w:t xml:space="preserve">Hartmann, B., Abdulla, L., Mittal, M., and Klemmer, S.R. Authoring Sensor-based Interactions by Demonstration with Direct Manipulation and Pattern Recognition. </w:t>
      </w:r>
      <w:r>
        <w:rPr>
          <w:i/>
          <w:iCs/>
          <w:spacing w:val="-3"/>
          <w:sz w:val="19"/>
          <w:szCs w:val="19"/>
        </w:rPr>
        <w:t>CHI</w:t>
      </w:r>
      <w:r>
        <w:rPr>
          <w:spacing w:val="-3"/>
          <w:sz w:val="19"/>
          <w:szCs w:val="19"/>
        </w:rPr>
        <w:t xml:space="preserve"> </w:t>
      </w:r>
      <w:r>
        <w:rPr>
          <w:i/>
          <w:iCs/>
          <w:spacing w:val="-3"/>
          <w:sz w:val="19"/>
          <w:szCs w:val="19"/>
        </w:rPr>
        <w:t>2007</w:t>
      </w:r>
      <w:r>
        <w:rPr>
          <w:spacing w:val="-3"/>
          <w:sz w:val="19"/>
          <w:szCs w:val="19"/>
        </w:rPr>
        <w:t>.</w:t>
      </w:r>
    </w:p>
    <w:p w:rsidR="00000000" w:rsidRDefault="00A7061C">
      <w:pPr>
        <w:pStyle w:val="NormalWeb"/>
        <w:numPr>
          <w:ilvl w:val="0"/>
          <w:numId w:val="26"/>
          <w:numberingChange w:id="68" w:author="Kayur Patel" w:date="2010-07-06T14:40:00Z" w:original="%1:12:0:."/>
        </w:numPr>
        <w:spacing w:after="40"/>
        <w:ind w:left="360"/>
        <w:jc w:val="left"/>
        <w:divId w:val="1806265997"/>
        <w:rPr>
          <w:sz w:val="19"/>
          <w:szCs w:val="19"/>
        </w:rPr>
        <w:pPrChange w:id="69" w:author="cse" w:date="2010-07-29T20:19:00Z">
          <w:pPr>
            <w:pStyle w:val="NormalWeb"/>
            <w:numPr>
              <w:numId w:val="26"/>
            </w:numPr>
            <w:spacing w:after="40"/>
            <w:ind w:left="360" w:hanging="360"/>
            <w:jc w:val="left"/>
            <w:divId w:val="1806265997"/>
          </w:pPr>
        </w:pPrChange>
      </w:pPr>
      <w:r>
        <w:rPr>
          <w:sz w:val="19"/>
          <w:szCs w:val="19"/>
        </w:rPr>
        <w:t xml:space="preserve">Hodges, M.R. and Pollack, M.E. An ‘Object-Use Fingerprint’: The Use of Electronic Sensors for Human Identification. </w:t>
      </w:r>
      <w:r>
        <w:rPr>
          <w:i/>
          <w:iCs/>
          <w:sz w:val="19"/>
          <w:szCs w:val="19"/>
        </w:rPr>
        <w:t>UbiComp</w:t>
      </w:r>
      <w:r>
        <w:rPr>
          <w:sz w:val="19"/>
          <w:szCs w:val="19"/>
        </w:rPr>
        <w:t xml:space="preserve"> </w:t>
      </w:r>
      <w:r>
        <w:rPr>
          <w:i/>
          <w:iCs/>
          <w:sz w:val="19"/>
          <w:szCs w:val="19"/>
        </w:rPr>
        <w:t>2007</w:t>
      </w:r>
      <w:r>
        <w:rPr>
          <w:sz w:val="19"/>
          <w:szCs w:val="19"/>
        </w:rPr>
        <w:t>.</w:t>
      </w:r>
    </w:p>
    <w:p w:rsidR="00000000" w:rsidRDefault="00A7061C">
      <w:pPr>
        <w:pStyle w:val="NormalWeb"/>
        <w:numPr>
          <w:ilvl w:val="0"/>
          <w:numId w:val="26"/>
          <w:numberingChange w:id="70" w:author="Kayur Patel" w:date="2010-07-06T14:40:00Z" w:original="%1:13:0:."/>
        </w:numPr>
        <w:spacing w:after="40"/>
        <w:ind w:left="360"/>
        <w:jc w:val="left"/>
        <w:divId w:val="1806265997"/>
        <w:rPr>
          <w:sz w:val="19"/>
          <w:szCs w:val="19"/>
        </w:rPr>
        <w:pPrChange w:id="71" w:author="cse" w:date="2010-07-29T20:19:00Z">
          <w:pPr>
            <w:pStyle w:val="NormalWeb"/>
            <w:numPr>
              <w:numId w:val="26"/>
            </w:numPr>
            <w:spacing w:after="40"/>
            <w:ind w:left="360" w:hanging="360"/>
            <w:jc w:val="left"/>
            <w:divId w:val="1806265997"/>
          </w:pPr>
        </w:pPrChange>
      </w:pPr>
      <w:r>
        <w:rPr>
          <w:sz w:val="19"/>
          <w:szCs w:val="19"/>
        </w:rPr>
        <w:t xml:space="preserve">Juergens, E., Deissenboeck, F., Hummel, B., and Wagner, S. Do Code Clones Matter? </w:t>
      </w:r>
      <w:r>
        <w:rPr>
          <w:i/>
          <w:iCs/>
          <w:sz w:val="19"/>
          <w:szCs w:val="19"/>
        </w:rPr>
        <w:t>ICSE</w:t>
      </w:r>
      <w:r>
        <w:rPr>
          <w:sz w:val="19"/>
          <w:szCs w:val="19"/>
        </w:rPr>
        <w:t xml:space="preserve"> </w:t>
      </w:r>
      <w:r>
        <w:rPr>
          <w:i/>
          <w:iCs/>
          <w:sz w:val="19"/>
          <w:szCs w:val="19"/>
        </w:rPr>
        <w:t>2009</w:t>
      </w:r>
      <w:r>
        <w:rPr>
          <w:sz w:val="19"/>
          <w:szCs w:val="19"/>
        </w:rPr>
        <w:t>.</w:t>
      </w:r>
    </w:p>
    <w:p w:rsidR="00000000" w:rsidRDefault="00A7061C">
      <w:pPr>
        <w:pStyle w:val="NormalWeb"/>
        <w:numPr>
          <w:ilvl w:val="0"/>
          <w:numId w:val="26"/>
          <w:numberingChange w:id="72" w:author="Kayur Patel" w:date="2010-07-06T14:40:00Z" w:original="%1:14:0:."/>
        </w:numPr>
        <w:spacing w:after="40"/>
        <w:ind w:left="360"/>
        <w:jc w:val="left"/>
        <w:divId w:val="1806265997"/>
        <w:rPr>
          <w:sz w:val="19"/>
          <w:szCs w:val="19"/>
        </w:rPr>
        <w:pPrChange w:id="73" w:author="cse" w:date="2010-07-29T20:19:00Z">
          <w:pPr>
            <w:pStyle w:val="NormalWeb"/>
            <w:numPr>
              <w:numId w:val="26"/>
            </w:numPr>
            <w:spacing w:after="40"/>
            <w:ind w:left="360" w:hanging="360"/>
            <w:jc w:val="left"/>
            <w:divId w:val="1806265997"/>
          </w:pPr>
        </w:pPrChange>
      </w:pPr>
      <w:r>
        <w:rPr>
          <w:sz w:val="19"/>
          <w:szCs w:val="19"/>
        </w:rPr>
        <w:t xml:space="preserve">Maynes-Aminzade, D., Winograd, T., and Igarashi, T. Eyepatch: Prototyping Camera-based Interaction Through Examples. </w:t>
      </w:r>
      <w:r>
        <w:rPr>
          <w:i/>
          <w:iCs/>
          <w:sz w:val="19"/>
          <w:szCs w:val="19"/>
        </w:rPr>
        <w:t>UIST</w:t>
      </w:r>
      <w:r>
        <w:rPr>
          <w:sz w:val="19"/>
          <w:szCs w:val="19"/>
        </w:rPr>
        <w:t xml:space="preserve"> </w:t>
      </w:r>
      <w:r>
        <w:rPr>
          <w:i/>
          <w:iCs/>
          <w:sz w:val="19"/>
          <w:szCs w:val="19"/>
        </w:rPr>
        <w:t>2007</w:t>
      </w:r>
      <w:r>
        <w:rPr>
          <w:sz w:val="19"/>
          <w:szCs w:val="19"/>
        </w:rPr>
        <w:t>.</w:t>
      </w:r>
    </w:p>
    <w:p w:rsidR="00000000" w:rsidRDefault="00A7061C">
      <w:pPr>
        <w:pStyle w:val="NormalWeb"/>
        <w:numPr>
          <w:ilvl w:val="0"/>
          <w:numId w:val="26"/>
          <w:numberingChange w:id="74" w:author="Kayur Patel" w:date="2010-07-06T14:40:00Z" w:original="%1:15:0:."/>
        </w:numPr>
        <w:spacing w:after="40"/>
        <w:ind w:left="360"/>
        <w:jc w:val="left"/>
        <w:divId w:val="1806265997"/>
        <w:rPr>
          <w:sz w:val="19"/>
          <w:szCs w:val="19"/>
        </w:rPr>
        <w:pPrChange w:id="75" w:author="cse" w:date="2010-07-29T20:19:00Z">
          <w:pPr>
            <w:pStyle w:val="NormalWeb"/>
            <w:numPr>
              <w:numId w:val="26"/>
            </w:numPr>
            <w:spacing w:after="40"/>
            <w:ind w:left="360" w:hanging="360"/>
            <w:jc w:val="left"/>
            <w:divId w:val="1806265997"/>
          </w:pPr>
        </w:pPrChange>
      </w:pPr>
      <w:r>
        <w:rPr>
          <w:sz w:val="19"/>
          <w:szCs w:val="19"/>
        </w:rPr>
        <w:t xml:space="preserve">Pang, B., Lee, L., and Vaithyanathan, S. Thumbs Up?: Sentiment Classification Using Machine Learning Techniques. </w:t>
      </w:r>
      <w:r>
        <w:rPr>
          <w:i/>
          <w:iCs/>
          <w:sz w:val="19"/>
          <w:szCs w:val="19"/>
        </w:rPr>
        <w:t>EMNLP</w:t>
      </w:r>
      <w:r>
        <w:rPr>
          <w:sz w:val="19"/>
          <w:szCs w:val="19"/>
        </w:rPr>
        <w:t xml:space="preserve"> </w:t>
      </w:r>
      <w:r>
        <w:rPr>
          <w:i/>
          <w:iCs/>
          <w:sz w:val="19"/>
          <w:szCs w:val="19"/>
        </w:rPr>
        <w:t>2002</w:t>
      </w:r>
      <w:r>
        <w:rPr>
          <w:sz w:val="19"/>
          <w:szCs w:val="19"/>
        </w:rPr>
        <w:t>.</w:t>
      </w:r>
    </w:p>
    <w:p w:rsidR="00000000" w:rsidRDefault="00A7061C">
      <w:pPr>
        <w:pStyle w:val="NormalWeb"/>
        <w:numPr>
          <w:ilvl w:val="0"/>
          <w:numId w:val="26"/>
          <w:numberingChange w:id="76" w:author="Kayur Patel" w:date="2010-07-06T14:40:00Z" w:original="%1:16:0:."/>
        </w:numPr>
        <w:spacing w:after="40"/>
        <w:ind w:left="360"/>
        <w:jc w:val="left"/>
        <w:divId w:val="1806265997"/>
        <w:rPr>
          <w:sz w:val="19"/>
          <w:szCs w:val="19"/>
        </w:rPr>
        <w:pPrChange w:id="77" w:author="cse" w:date="2010-07-29T20:19:00Z">
          <w:pPr>
            <w:pStyle w:val="NormalWeb"/>
            <w:numPr>
              <w:numId w:val="26"/>
            </w:numPr>
            <w:spacing w:after="40"/>
            <w:ind w:left="360" w:hanging="360"/>
            <w:jc w:val="left"/>
            <w:divId w:val="1806265997"/>
          </w:pPr>
        </w:pPrChange>
      </w:pPr>
      <w:r>
        <w:rPr>
          <w:sz w:val="19"/>
          <w:szCs w:val="19"/>
        </w:rPr>
        <w:t xml:space="preserve">Patel, K., Fogarty, J., Landay, J.A., and Harrison, B. Investigating Statistical Machine Learning as a Tool for Software Development. </w:t>
      </w:r>
      <w:r>
        <w:rPr>
          <w:i/>
          <w:iCs/>
          <w:sz w:val="19"/>
          <w:szCs w:val="19"/>
        </w:rPr>
        <w:t>CHI</w:t>
      </w:r>
      <w:r>
        <w:rPr>
          <w:sz w:val="19"/>
          <w:szCs w:val="19"/>
        </w:rPr>
        <w:t xml:space="preserve"> </w:t>
      </w:r>
      <w:r>
        <w:rPr>
          <w:i/>
          <w:iCs/>
          <w:sz w:val="19"/>
          <w:szCs w:val="19"/>
        </w:rPr>
        <w:t>2008</w:t>
      </w:r>
      <w:r>
        <w:rPr>
          <w:sz w:val="19"/>
          <w:szCs w:val="19"/>
        </w:rPr>
        <w:t>.</w:t>
      </w:r>
    </w:p>
    <w:p w:rsidR="00000000" w:rsidRDefault="00A7061C">
      <w:pPr>
        <w:pStyle w:val="NormalWeb"/>
        <w:numPr>
          <w:ilvl w:val="0"/>
          <w:numId w:val="26"/>
          <w:numberingChange w:id="78" w:author="Kayur Patel" w:date="2010-07-06T14:40:00Z" w:original="%1:17:0:."/>
        </w:numPr>
        <w:spacing w:after="40"/>
        <w:ind w:left="360"/>
        <w:jc w:val="left"/>
        <w:divId w:val="1806265997"/>
        <w:rPr>
          <w:spacing w:val="-8"/>
          <w:sz w:val="19"/>
          <w:szCs w:val="19"/>
        </w:rPr>
        <w:pPrChange w:id="79" w:author="cse" w:date="2010-07-29T20:19:00Z">
          <w:pPr>
            <w:pStyle w:val="NormalWeb"/>
            <w:numPr>
              <w:numId w:val="26"/>
            </w:numPr>
            <w:spacing w:after="40"/>
            <w:ind w:left="360" w:hanging="360"/>
            <w:jc w:val="left"/>
            <w:divId w:val="1806265997"/>
          </w:pPr>
        </w:pPrChange>
      </w:pPr>
      <w:r>
        <w:rPr>
          <w:spacing w:val="-8"/>
          <w:sz w:val="19"/>
          <w:szCs w:val="19"/>
        </w:rPr>
        <w:t xml:space="preserve">Rubine, D. Specifying Gestures by Example. </w:t>
      </w:r>
      <w:r>
        <w:rPr>
          <w:i/>
          <w:iCs/>
          <w:spacing w:val="-8"/>
          <w:sz w:val="19"/>
          <w:szCs w:val="19"/>
        </w:rPr>
        <w:t>SIGGRAPH</w:t>
      </w:r>
      <w:r>
        <w:rPr>
          <w:spacing w:val="-8"/>
          <w:sz w:val="19"/>
          <w:szCs w:val="19"/>
        </w:rPr>
        <w:t xml:space="preserve"> </w:t>
      </w:r>
      <w:r>
        <w:rPr>
          <w:i/>
          <w:iCs/>
          <w:spacing w:val="-8"/>
          <w:sz w:val="19"/>
          <w:szCs w:val="19"/>
        </w:rPr>
        <w:t>1991</w:t>
      </w:r>
      <w:r>
        <w:rPr>
          <w:spacing w:val="-8"/>
          <w:sz w:val="19"/>
          <w:szCs w:val="19"/>
        </w:rPr>
        <w:t>.</w:t>
      </w:r>
    </w:p>
    <w:p w:rsidR="00000000" w:rsidRDefault="00A7061C">
      <w:pPr>
        <w:pStyle w:val="NormalWeb"/>
        <w:numPr>
          <w:ilvl w:val="0"/>
          <w:numId w:val="26"/>
          <w:numberingChange w:id="80" w:author="Kayur Patel" w:date="2010-07-06T14:40:00Z" w:original="%1:18:0:."/>
        </w:numPr>
        <w:spacing w:after="40"/>
        <w:ind w:left="360"/>
        <w:jc w:val="left"/>
        <w:divId w:val="1806265997"/>
        <w:rPr>
          <w:spacing w:val="-2"/>
          <w:sz w:val="19"/>
          <w:szCs w:val="19"/>
        </w:rPr>
        <w:pPrChange w:id="81" w:author="cse" w:date="2010-07-29T20:19:00Z">
          <w:pPr>
            <w:pStyle w:val="NormalWeb"/>
            <w:numPr>
              <w:numId w:val="26"/>
            </w:numPr>
            <w:spacing w:after="40"/>
            <w:ind w:left="360" w:hanging="360"/>
            <w:jc w:val="left"/>
            <w:divId w:val="1806265997"/>
          </w:pPr>
        </w:pPrChange>
      </w:pPr>
      <w:r>
        <w:rPr>
          <w:spacing w:val="-2"/>
          <w:sz w:val="19"/>
          <w:szCs w:val="19"/>
        </w:rPr>
        <w:t xml:space="preserve">Simon, I., Morris, D., and Basu, S. MySong: Automatic Accompaniment Generation for Vocal Melodies. </w:t>
      </w:r>
      <w:r>
        <w:rPr>
          <w:i/>
          <w:iCs/>
          <w:spacing w:val="-2"/>
          <w:sz w:val="19"/>
          <w:szCs w:val="19"/>
        </w:rPr>
        <w:t>CHI</w:t>
      </w:r>
      <w:r>
        <w:rPr>
          <w:spacing w:val="-2"/>
          <w:sz w:val="19"/>
          <w:szCs w:val="19"/>
        </w:rPr>
        <w:t xml:space="preserve"> </w:t>
      </w:r>
      <w:r>
        <w:rPr>
          <w:i/>
          <w:iCs/>
          <w:spacing w:val="-2"/>
          <w:sz w:val="19"/>
          <w:szCs w:val="19"/>
        </w:rPr>
        <w:t>2008</w:t>
      </w:r>
      <w:r>
        <w:rPr>
          <w:spacing w:val="-2"/>
          <w:sz w:val="19"/>
          <w:szCs w:val="19"/>
        </w:rPr>
        <w:t>.</w:t>
      </w:r>
    </w:p>
    <w:p w:rsidR="00000000" w:rsidRDefault="00A7061C">
      <w:pPr>
        <w:pStyle w:val="NormalWeb"/>
        <w:numPr>
          <w:ilvl w:val="0"/>
          <w:numId w:val="26"/>
          <w:numberingChange w:id="82" w:author="Kayur Patel" w:date="2010-07-06T14:40:00Z" w:original="%1:19:0:."/>
        </w:numPr>
        <w:spacing w:after="40"/>
        <w:ind w:left="360"/>
        <w:jc w:val="left"/>
        <w:divId w:val="1806265997"/>
        <w:rPr>
          <w:sz w:val="19"/>
          <w:szCs w:val="19"/>
        </w:rPr>
        <w:pPrChange w:id="83" w:author="cse" w:date="2010-07-29T20:19:00Z">
          <w:pPr>
            <w:pStyle w:val="NormalWeb"/>
            <w:numPr>
              <w:numId w:val="26"/>
            </w:numPr>
            <w:spacing w:after="40"/>
            <w:ind w:left="360" w:hanging="360"/>
            <w:jc w:val="left"/>
            <w:divId w:val="1806265997"/>
          </w:pPr>
        </w:pPrChange>
      </w:pPr>
      <w:r>
        <w:rPr>
          <w:sz w:val="19"/>
          <w:szCs w:val="19"/>
        </w:rPr>
        <w:t xml:space="preserve">Stolte, C. Visual Interfaces to Data. </w:t>
      </w:r>
      <w:r>
        <w:rPr>
          <w:i/>
          <w:iCs/>
          <w:sz w:val="19"/>
          <w:szCs w:val="19"/>
        </w:rPr>
        <w:t>SIGMOD</w:t>
      </w:r>
      <w:r>
        <w:rPr>
          <w:sz w:val="19"/>
          <w:szCs w:val="19"/>
        </w:rPr>
        <w:t xml:space="preserve"> </w:t>
      </w:r>
      <w:r>
        <w:rPr>
          <w:i/>
          <w:iCs/>
          <w:sz w:val="19"/>
          <w:szCs w:val="19"/>
        </w:rPr>
        <w:t>2010</w:t>
      </w:r>
      <w:r>
        <w:rPr>
          <w:sz w:val="19"/>
          <w:szCs w:val="19"/>
        </w:rPr>
        <w:t>.</w:t>
      </w:r>
    </w:p>
    <w:p w:rsidR="00000000" w:rsidRDefault="00A7061C">
      <w:pPr>
        <w:pStyle w:val="NormalWeb"/>
        <w:numPr>
          <w:ilvl w:val="0"/>
          <w:numId w:val="26"/>
          <w:numberingChange w:id="84" w:author="Kayur Patel" w:date="2010-07-06T14:40:00Z" w:original="%1:20:0:."/>
        </w:numPr>
        <w:spacing w:after="40"/>
        <w:ind w:left="360"/>
        <w:jc w:val="left"/>
        <w:divId w:val="1806265997"/>
        <w:rPr>
          <w:sz w:val="19"/>
          <w:szCs w:val="19"/>
        </w:rPr>
        <w:pPrChange w:id="85" w:author="cse" w:date="2010-07-29T20:19:00Z">
          <w:pPr>
            <w:pStyle w:val="NormalWeb"/>
            <w:numPr>
              <w:numId w:val="26"/>
            </w:numPr>
            <w:spacing w:after="40"/>
            <w:ind w:left="360" w:hanging="360"/>
            <w:jc w:val="left"/>
            <w:divId w:val="1806265997"/>
          </w:pPr>
        </w:pPrChange>
      </w:pPr>
      <w:r>
        <w:rPr>
          <w:sz w:val="19"/>
          <w:szCs w:val="19"/>
        </w:rPr>
        <w:t xml:space="preserve">Witten, I.H. and Frank, E. </w:t>
      </w:r>
      <w:r>
        <w:rPr>
          <w:i/>
          <w:iCs/>
          <w:sz w:val="19"/>
          <w:szCs w:val="19"/>
        </w:rPr>
        <w:t>Data Mining: Practical Machine Learning Tools and Techniques</w:t>
      </w:r>
      <w:r>
        <w:rPr>
          <w:sz w:val="19"/>
          <w:szCs w:val="19"/>
        </w:rPr>
        <w:t>. 2005.</w:t>
      </w:r>
    </w:p>
    <w:p w:rsidR="00000000" w:rsidRDefault="00A7061C">
      <w:pPr>
        <w:pStyle w:val="NormalWeb"/>
        <w:numPr>
          <w:ilvl w:val="0"/>
          <w:numId w:val="26"/>
          <w:numberingChange w:id="86" w:author="Kayur Patel" w:date="2010-07-06T14:40:00Z" w:original="%1:21:0:."/>
        </w:numPr>
        <w:spacing w:after="40"/>
        <w:ind w:left="360"/>
        <w:jc w:val="left"/>
        <w:divId w:val="1806265997"/>
        <w:rPr>
          <w:sz w:val="19"/>
          <w:szCs w:val="19"/>
        </w:rPr>
        <w:pPrChange w:id="87" w:author="cse" w:date="2010-07-29T20:19:00Z">
          <w:pPr>
            <w:pStyle w:val="NormalWeb"/>
            <w:numPr>
              <w:numId w:val="26"/>
            </w:numPr>
            <w:spacing w:after="40"/>
            <w:ind w:left="360" w:hanging="360"/>
            <w:jc w:val="left"/>
            <w:divId w:val="1806265997"/>
          </w:pPr>
        </w:pPrChange>
      </w:pPr>
      <w:r>
        <w:rPr>
          <w:sz w:val="19"/>
          <w:szCs w:val="19"/>
        </w:rPr>
        <w:t xml:space="preserve">Wobbrock, J.O., Wilson, A.D., and Li, Y. Gestures Without Libraries, Toolkits or Training: A $1 Recognizer for User Interface Prototypes. </w:t>
      </w:r>
      <w:r>
        <w:rPr>
          <w:i/>
          <w:iCs/>
          <w:sz w:val="19"/>
          <w:szCs w:val="19"/>
        </w:rPr>
        <w:t>UIST</w:t>
      </w:r>
      <w:r>
        <w:rPr>
          <w:sz w:val="19"/>
          <w:szCs w:val="19"/>
        </w:rPr>
        <w:t xml:space="preserve"> </w:t>
      </w:r>
      <w:r>
        <w:rPr>
          <w:i/>
          <w:iCs/>
          <w:sz w:val="19"/>
          <w:szCs w:val="19"/>
        </w:rPr>
        <w:t>2007</w:t>
      </w:r>
      <w:r>
        <w:rPr>
          <w:sz w:val="19"/>
          <w:szCs w:val="19"/>
        </w:rPr>
        <w:t xml:space="preserve">. </w:t>
      </w:r>
    </w:p>
    <w:p w:rsidR="00F07128" w:rsidRDefault="00A7061C">
      <w:pPr>
        <w:pStyle w:val="NormalWeb"/>
        <w:spacing w:before="2" w:after="40"/>
        <w:divId w:val="114564705"/>
        <w:rPr>
          <w:sz w:val="19"/>
        </w:rPr>
        <w:pPrChange w:id="88" w:author="cse" w:date="2010-07-29T20:19:00Z">
          <w:pPr>
            <w:pStyle w:val="NormalWeb"/>
            <w:spacing w:before="2" w:after="20"/>
            <w:divId w:val="114564705"/>
          </w:pPr>
        </w:pPrChange>
      </w:pPr>
      <w:r w:rsidRPr="008B0C05">
        <w:rPr>
          <w:sz w:val="19"/>
          <w:szCs w:val="19"/>
          <w:rPrChange w:id="89" w:author="cse" w:date="2010-07-29T20:19:00Z">
            <w:rPr>
              <w:sz w:val="19"/>
              <w:szCs w:val="19"/>
            </w:rPr>
          </w:rPrChange>
        </w:rPr>
        <w:fldChar w:fldCharType="end"/>
      </w:r>
    </w:p>
    <w:sectPr w:rsidR="00F07128" w:rsidSect="00D73689">
      <w:headerReference w:type="even" r:id="rId14"/>
      <w:type w:val="continuous"/>
      <w:pgSz w:w="12240" w:h="15840" w:code="1"/>
      <w:pgMar w:top="1080" w:right="1080" w:bottom="1440" w:left="1080" w:header="720" w:footer="288" w:gutter="0"/>
      <w:cols w:num="2" w:space="432"/>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7128" w:rsidRDefault="00F07128">
      <w:r>
        <w:separator/>
      </w:r>
    </w:p>
    <w:p w:rsidR="00F07128" w:rsidRDefault="00F07128"/>
  </w:endnote>
  <w:endnote w:type="continuationSeparator" w:id="0">
    <w:p w:rsidR="00F07128" w:rsidRDefault="00F07128">
      <w:r>
        <w:continuationSeparator/>
      </w:r>
    </w:p>
    <w:p w:rsidR="00F07128" w:rsidRDefault="00F0712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5775732"/>
      <w:docPartObj>
        <w:docPartGallery w:val="Page Numbers (Bottom of Page)"/>
        <w:docPartUnique/>
      </w:docPartObj>
    </w:sdtPr>
    <w:sdtContent>
      <w:p w:rsidR="006D70DC" w:rsidRDefault="00A7061C">
        <w:pPr>
          <w:pStyle w:val="Footer"/>
          <w:jc w:val="center"/>
        </w:pPr>
        <w:del w:id="0" w:author="jfogarty" w:date="2010-07-09T09:27:00Z">
          <w:r w:rsidDel="00C63D20">
            <w:fldChar w:fldCharType="begin"/>
          </w:r>
          <w:r w:rsidR="00AD1FBE" w:rsidDel="00C63D20">
            <w:delInstrText xml:space="preserve"> PAGE   \* MERGEFORMAT </w:delInstrText>
          </w:r>
          <w:r w:rsidDel="00C63D20">
            <w:fldChar w:fldCharType="separate"/>
          </w:r>
          <w:r w:rsidR="00C63D20" w:rsidDel="00C63D20">
            <w:rPr>
              <w:noProof/>
            </w:rPr>
            <w:delText>1</w:delText>
          </w:r>
          <w:r w:rsidDel="00C63D20">
            <w:fldChar w:fldCharType="end"/>
          </w:r>
        </w:del>
      </w:p>
    </w:sdtContent>
  </w:sdt>
  <w:p w:rsidR="006D70DC" w:rsidRDefault="006D70DC">
    <w:pPr>
      <w:pStyle w:val="Footer"/>
    </w:pPr>
  </w:p>
  <w:p w:rsidR="006D70DC" w:rsidRDefault="006D70D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7128" w:rsidRDefault="00F07128">
      <w:r>
        <w:separator/>
      </w:r>
    </w:p>
    <w:p w:rsidR="00F07128" w:rsidRDefault="00F07128"/>
  </w:footnote>
  <w:footnote w:type="continuationSeparator" w:id="0">
    <w:p w:rsidR="00F07128" w:rsidRDefault="00F07128">
      <w:r>
        <w:continuationSeparator/>
      </w:r>
    </w:p>
    <w:p w:rsidR="00F07128" w:rsidRDefault="00F0712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0DC" w:rsidRDefault="006D70DC" w:rsidP="006B3F1F">
    <w:pPr>
      <w:pStyle w:val="Header"/>
      <w:tabs>
        <w:tab w:val="clear" w:pos="4320"/>
        <w:tab w:val="clear" w:pos="8640"/>
        <w:tab w:val="left" w:pos="2660"/>
      </w:tabs>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90E73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094257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0D704491"/>
    <w:multiLevelType w:val="hybridMultilevel"/>
    <w:tmpl w:val="E92CBA08"/>
    <w:lvl w:ilvl="0" w:tplc="FFC82782">
      <w:numFmt w:val="bullet"/>
      <w:lvlText w:val="-"/>
      <w:lvlJc w:val="left"/>
      <w:pPr>
        <w:ind w:left="720" w:hanging="360"/>
      </w:pPr>
      <w:rPr>
        <w:rFonts w:ascii="Arial" w:eastAsia="Times"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0C6F96"/>
    <w:multiLevelType w:val="hybridMultilevel"/>
    <w:tmpl w:val="1EFC352C"/>
    <w:lvl w:ilvl="0" w:tplc="AF90AD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C745D6"/>
    <w:multiLevelType w:val="hybridMultilevel"/>
    <w:tmpl w:val="5A22531A"/>
    <w:lvl w:ilvl="0" w:tplc="28362B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D27224"/>
    <w:multiLevelType w:val="hybridMultilevel"/>
    <w:tmpl w:val="64C69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4665C8"/>
    <w:multiLevelType w:val="hybridMultilevel"/>
    <w:tmpl w:val="A2DAF460"/>
    <w:lvl w:ilvl="0" w:tplc="70D89C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C90AE5"/>
    <w:multiLevelType w:val="multilevel"/>
    <w:tmpl w:val="64C69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20C557C4"/>
    <w:multiLevelType w:val="hybridMultilevel"/>
    <w:tmpl w:val="8A4858BC"/>
    <w:lvl w:ilvl="0" w:tplc="64AEF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45A808F8"/>
    <w:multiLevelType w:val="hybridMultilevel"/>
    <w:tmpl w:val="6EA08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6A7000"/>
    <w:multiLevelType w:val="hybridMultilevel"/>
    <w:tmpl w:val="21A8B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240CCA"/>
    <w:multiLevelType w:val="hybridMultilevel"/>
    <w:tmpl w:val="9CDA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EC1A83"/>
    <w:multiLevelType w:val="hybridMultilevel"/>
    <w:tmpl w:val="822EB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DB0B00"/>
    <w:multiLevelType w:val="hybridMultilevel"/>
    <w:tmpl w:val="50148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0"/>
  </w:num>
  <w:num w:numId="12">
    <w:abstractNumId w:val="11"/>
  </w:num>
  <w:num w:numId="13">
    <w:abstractNumId w:val="19"/>
  </w:num>
  <w:num w:numId="14">
    <w:abstractNumId w:val="13"/>
  </w:num>
  <w:num w:numId="15">
    <w:abstractNumId w:val="15"/>
  </w:num>
  <w:num w:numId="16">
    <w:abstractNumId w:val="14"/>
  </w:num>
  <w:num w:numId="17">
    <w:abstractNumId w:val="22"/>
  </w:num>
  <w:num w:numId="18">
    <w:abstractNumId w:val="23"/>
  </w:num>
  <w:num w:numId="19">
    <w:abstractNumId w:val="25"/>
  </w:num>
  <w:num w:numId="20">
    <w:abstractNumId w:val="12"/>
  </w:num>
  <w:num w:numId="21">
    <w:abstractNumId w:val="16"/>
  </w:num>
  <w:num w:numId="22">
    <w:abstractNumId w:val="18"/>
  </w:num>
  <w:num w:numId="23">
    <w:abstractNumId w:val="0"/>
  </w:num>
  <w:num w:numId="24">
    <w:abstractNumId w:val="17"/>
  </w:num>
  <w:num w:numId="25">
    <w:abstractNumId w:val="24"/>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8" w:nlCheck="1" w:checkStyle="1"/>
  <w:trackRevisions/>
  <w:doNotTrackMoves/>
  <w:defaultTabStop w:val="720"/>
  <w:doNotHyphenateCaps/>
  <w:drawingGridHorizontalSpacing w:val="100"/>
  <w:displayHorizontalDrawingGridEvery w:val="2"/>
  <w:characterSpacingControl w:val="doNotCompress"/>
  <w:hdrShapeDefaults>
    <o:shapedefaults v:ext="edit" spidmax="8194" style="mso-position-horizontal-relative:left-margin-area;mso-position-vertical-relative:margin;mso-left-percent:0" fill="f" fillcolor="white" stroke="f">
      <v:fill color="white" on="f"/>
      <v:stroke on="f"/>
      <v:textbox inset=",7.2pt,,7.2pt"/>
    </o:shapedefaults>
  </w:hdrShapeDefaults>
  <w:footnotePr>
    <w:footnote w:id="-1"/>
    <w:footnote w:id="0"/>
  </w:footnotePr>
  <w:endnotePr>
    <w:endnote w:id="-1"/>
    <w:endnote w:id="0"/>
  </w:endnotePr>
  <w:compat/>
  <w:docVars>
    <w:docVar w:name="CHIPaperNum" w:val="橄欼뵸Дઐ찔氏"/>
    <w:docVar w:name="EN.Libraries" w:val="橄欼뵸Дઐ찔氏È௱䃠ԑ賐 ௱渔Φ૿Ḁ翴"/>
  </w:docVars>
  <w:rsids>
    <w:rsidRoot w:val="004F7602"/>
    <w:rsid w:val="0000051B"/>
    <w:rsid w:val="00001F4B"/>
    <w:rsid w:val="00002110"/>
    <w:rsid w:val="000022BE"/>
    <w:rsid w:val="00003E32"/>
    <w:rsid w:val="00004078"/>
    <w:rsid w:val="000044EE"/>
    <w:rsid w:val="000059CA"/>
    <w:rsid w:val="00005FE1"/>
    <w:rsid w:val="0000665F"/>
    <w:rsid w:val="00007048"/>
    <w:rsid w:val="00007AD4"/>
    <w:rsid w:val="00010461"/>
    <w:rsid w:val="00010CDB"/>
    <w:rsid w:val="00011DB9"/>
    <w:rsid w:val="000126C4"/>
    <w:rsid w:val="00012908"/>
    <w:rsid w:val="00012B9C"/>
    <w:rsid w:val="00012C65"/>
    <w:rsid w:val="0001331C"/>
    <w:rsid w:val="000134B4"/>
    <w:rsid w:val="00013E7B"/>
    <w:rsid w:val="000147E0"/>
    <w:rsid w:val="00015742"/>
    <w:rsid w:val="00015EED"/>
    <w:rsid w:val="000166A0"/>
    <w:rsid w:val="00016B67"/>
    <w:rsid w:val="0001752A"/>
    <w:rsid w:val="0002019D"/>
    <w:rsid w:val="0002068E"/>
    <w:rsid w:val="00020BFF"/>
    <w:rsid w:val="00020E53"/>
    <w:rsid w:val="00020EE8"/>
    <w:rsid w:val="00021178"/>
    <w:rsid w:val="000211C0"/>
    <w:rsid w:val="00021DDE"/>
    <w:rsid w:val="00022158"/>
    <w:rsid w:val="000224CC"/>
    <w:rsid w:val="00022774"/>
    <w:rsid w:val="00023128"/>
    <w:rsid w:val="00023A77"/>
    <w:rsid w:val="00023C57"/>
    <w:rsid w:val="00023D45"/>
    <w:rsid w:val="00023D9A"/>
    <w:rsid w:val="000246BA"/>
    <w:rsid w:val="000248AE"/>
    <w:rsid w:val="00024EDA"/>
    <w:rsid w:val="00025911"/>
    <w:rsid w:val="00026D53"/>
    <w:rsid w:val="000270E5"/>
    <w:rsid w:val="000301AB"/>
    <w:rsid w:val="00030732"/>
    <w:rsid w:val="000319F6"/>
    <w:rsid w:val="00031C18"/>
    <w:rsid w:val="000323F5"/>
    <w:rsid w:val="00034041"/>
    <w:rsid w:val="00034735"/>
    <w:rsid w:val="00034B43"/>
    <w:rsid w:val="00034BEC"/>
    <w:rsid w:val="00036394"/>
    <w:rsid w:val="00036B2D"/>
    <w:rsid w:val="00036EE0"/>
    <w:rsid w:val="000371A6"/>
    <w:rsid w:val="00037922"/>
    <w:rsid w:val="00040B2E"/>
    <w:rsid w:val="00042D3E"/>
    <w:rsid w:val="00043266"/>
    <w:rsid w:val="00044098"/>
    <w:rsid w:val="00045234"/>
    <w:rsid w:val="0004552D"/>
    <w:rsid w:val="00046012"/>
    <w:rsid w:val="00047091"/>
    <w:rsid w:val="00050135"/>
    <w:rsid w:val="000505DE"/>
    <w:rsid w:val="00050853"/>
    <w:rsid w:val="00050D7E"/>
    <w:rsid w:val="0005106C"/>
    <w:rsid w:val="00051BE1"/>
    <w:rsid w:val="00051F24"/>
    <w:rsid w:val="00052F20"/>
    <w:rsid w:val="000532A1"/>
    <w:rsid w:val="0005388C"/>
    <w:rsid w:val="00054875"/>
    <w:rsid w:val="00054971"/>
    <w:rsid w:val="000549CC"/>
    <w:rsid w:val="00054EC3"/>
    <w:rsid w:val="000551EE"/>
    <w:rsid w:val="00055AC0"/>
    <w:rsid w:val="00055C2D"/>
    <w:rsid w:val="00056312"/>
    <w:rsid w:val="000563F8"/>
    <w:rsid w:val="0005647C"/>
    <w:rsid w:val="00056638"/>
    <w:rsid w:val="0005775B"/>
    <w:rsid w:val="000605F4"/>
    <w:rsid w:val="0006092C"/>
    <w:rsid w:val="00060BEB"/>
    <w:rsid w:val="0006187E"/>
    <w:rsid w:val="00061E84"/>
    <w:rsid w:val="00063173"/>
    <w:rsid w:val="00063B34"/>
    <w:rsid w:val="00063CD6"/>
    <w:rsid w:val="00063DC4"/>
    <w:rsid w:val="000648A9"/>
    <w:rsid w:val="00066C95"/>
    <w:rsid w:val="00067842"/>
    <w:rsid w:val="00067DA4"/>
    <w:rsid w:val="000713FF"/>
    <w:rsid w:val="000716C5"/>
    <w:rsid w:val="000716CC"/>
    <w:rsid w:val="00071816"/>
    <w:rsid w:val="00072483"/>
    <w:rsid w:val="00073F23"/>
    <w:rsid w:val="0007634C"/>
    <w:rsid w:val="00076E3F"/>
    <w:rsid w:val="00077045"/>
    <w:rsid w:val="00077920"/>
    <w:rsid w:val="000779FD"/>
    <w:rsid w:val="00077D01"/>
    <w:rsid w:val="00077DE1"/>
    <w:rsid w:val="00080077"/>
    <w:rsid w:val="00080668"/>
    <w:rsid w:val="000821F6"/>
    <w:rsid w:val="00083D80"/>
    <w:rsid w:val="00083F20"/>
    <w:rsid w:val="0008442B"/>
    <w:rsid w:val="00084ADD"/>
    <w:rsid w:val="00084C5D"/>
    <w:rsid w:val="00084F18"/>
    <w:rsid w:val="00085106"/>
    <w:rsid w:val="000855A7"/>
    <w:rsid w:val="00085D52"/>
    <w:rsid w:val="00086034"/>
    <w:rsid w:val="0008608B"/>
    <w:rsid w:val="00087144"/>
    <w:rsid w:val="0008760B"/>
    <w:rsid w:val="00087A76"/>
    <w:rsid w:val="00090504"/>
    <w:rsid w:val="00090A64"/>
    <w:rsid w:val="00090B53"/>
    <w:rsid w:val="000910EB"/>
    <w:rsid w:val="0009141B"/>
    <w:rsid w:val="0009151B"/>
    <w:rsid w:val="000915CC"/>
    <w:rsid w:val="0009443C"/>
    <w:rsid w:val="000948EF"/>
    <w:rsid w:val="000950E4"/>
    <w:rsid w:val="0009547D"/>
    <w:rsid w:val="000954E6"/>
    <w:rsid w:val="00095924"/>
    <w:rsid w:val="00096151"/>
    <w:rsid w:val="00096321"/>
    <w:rsid w:val="00096400"/>
    <w:rsid w:val="0009687A"/>
    <w:rsid w:val="00097348"/>
    <w:rsid w:val="000975E7"/>
    <w:rsid w:val="000977B1"/>
    <w:rsid w:val="000A0A35"/>
    <w:rsid w:val="000A0B15"/>
    <w:rsid w:val="000A0E19"/>
    <w:rsid w:val="000A2B36"/>
    <w:rsid w:val="000A2ECE"/>
    <w:rsid w:val="000A3727"/>
    <w:rsid w:val="000A3EBE"/>
    <w:rsid w:val="000A48F1"/>
    <w:rsid w:val="000A4EDD"/>
    <w:rsid w:val="000A5242"/>
    <w:rsid w:val="000A5346"/>
    <w:rsid w:val="000A63E8"/>
    <w:rsid w:val="000A6A9D"/>
    <w:rsid w:val="000A6D41"/>
    <w:rsid w:val="000A7850"/>
    <w:rsid w:val="000A79F1"/>
    <w:rsid w:val="000B05F7"/>
    <w:rsid w:val="000B09A6"/>
    <w:rsid w:val="000B0DAD"/>
    <w:rsid w:val="000B10EA"/>
    <w:rsid w:val="000B16A7"/>
    <w:rsid w:val="000B1CAA"/>
    <w:rsid w:val="000B214F"/>
    <w:rsid w:val="000B21FC"/>
    <w:rsid w:val="000B2535"/>
    <w:rsid w:val="000B347C"/>
    <w:rsid w:val="000B3CEB"/>
    <w:rsid w:val="000B4640"/>
    <w:rsid w:val="000B47A1"/>
    <w:rsid w:val="000B4FA1"/>
    <w:rsid w:val="000B56E1"/>
    <w:rsid w:val="000B5CDC"/>
    <w:rsid w:val="000B6A11"/>
    <w:rsid w:val="000B733B"/>
    <w:rsid w:val="000B7358"/>
    <w:rsid w:val="000B7C9A"/>
    <w:rsid w:val="000C10D8"/>
    <w:rsid w:val="000C16FF"/>
    <w:rsid w:val="000C1B67"/>
    <w:rsid w:val="000C1BA4"/>
    <w:rsid w:val="000C208A"/>
    <w:rsid w:val="000C2517"/>
    <w:rsid w:val="000C3090"/>
    <w:rsid w:val="000C30C1"/>
    <w:rsid w:val="000C31AE"/>
    <w:rsid w:val="000C3972"/>
    <w:rsid w:val="000C3CF8"/>
    <w:rsid w:val="000C41FE"/>
    <w:rsid w:val="000C4F17"/>
    <w:rsid w:val="000C6EDB"/>
    <w:rsid w:val="000C776B"/>
    <w:rsid w:val="000D0583"/>
    <w:rsid w:val="000D0A27"/>
    <w:rsid w:val="000D0DE3"/>
    <w:rsid w:val="000D1AFC"/>
    <w:rsid w:val="000D1B9B"/>
    <w:rsid w:val="000D21D5"/>
    <w:rsid w:val="000D2612"/>
    <w:rsid w:val="000D2A78"/>
    <w:rsid w:val="000D2E05"/>
    <w:rsid w:val="000D31F3"/>
    <w:rsid w:val="000D448A"/>
    <w:rsid w:val="000D44EF"/>
    <w:rsid w:val="000D5F6A"/>
    <w:rsid w:val="000D6C15"/>
    <w:rsid w:val="000D6D37"/>
    <w:rsid w:val="000D6EFD"/>
    <w:rsid w:val="000D7015"/>
    <w:rsid w:val="000D7E33"/>
    <w:rsid w:val="000E04E4"/>
    <w:rsid w:val="000E054C"/>
    <w:rsid w:val="000E2909"/>
    <w:rsid w:val="000E4A56"/>
    <w:rsid w:val="000E4B90"/>
    <w:rsid w:val="000E51B9"/>
    <w:rsid w:val="000E5328"/>
    <w:rsid w:val="000E6069"/>
    <w:rsid w:val="000E6145"/>
    <w:rsid w:val="000E6E7B"/>
    <w:rsid w:val="000E7514"/>
    <w:rsid w:val="000E7A0A"/>
    <w:rsid w:val="000F01F2"/>
    <w:rsid w:val="000F068A"/>
    <w:rsid w:val="000F08E7"/>
    <w:rsid w:val="000F0C86"/>
    <w:rsid w:val="000F0E88"/>
    <w:rsid w:val="000F0EC1"/>
    <w:rsid w:val="000F309F"/>
    <w:rsid w:val="000F39D4"/>
    <w:rsid w:val="000F41D7"/>
    <w:rsid w:val="000F55FF"/>
    <w:rsid w:val="000F6AE1"/>
    <w:rsid w:val="000F6D68"/>
    <w:rsid w:val="000F78EB"/>
    <w:rsid w:val="000F7DD6"/>
    <w:rsid w:val="00100A6F"/>
    <w:rsid w:val="00100BA4"/>
    <w:rsid w:val="00100C4F"/>
    <w:rsid w:val="00100E29"/>
    <w:rsid w:val="00101525"/>
    <w:rsid w:val="00101F64"/>
    <w:rsid w:val="00102F67"/>
    <w:rsid w:val="0010342D"/>
    <w:rsid w:val="00104A96"/>
    <w:rsid w:val="001055F8"/>
    <w:rsid w:val="00106389"/>
    <w:rsid w:val="0010786F"/>
    <w:rsid w:val="00110687"/>
    <w:rsid w:val="001115A1"/>
    <w:rsid w:val="00111A5E"/>
    <w:rsid w:val="00111B6C"/>
    <w:rsid w:val="00111CE7"/>
    <w:rsid w:val="00112F05"/>
    <w:rsid w:val="001135E2"/>
    <w:rsid w:val="00113FA4"/>
    <w:rsid w:val="00114884"/>
    <w:rsid w:val="00114B04"/>
    <w:rsid w:val="00115520"/>
    <w:rsid w:val="001158BB"/>
    <w:rsid w:val="0011686E"/>
    <w:rsid w:val="00116987"/>
    <w:rsid w:val="00117D9F"/>
    <w:rsid w:val="00120539"/>
    <w:rsid w:val="00121C15"/>
    <w:rsid w:val="00122702"/>
    <w:rsid w:val="0012291D"/>
    <w:rsid w:val="00122BB2"/>
    <w:rsid w:val="00122CDE"/>
    <w:rsid w:val="00122DD4"/>
    <w:rsid w:val="00122EE4"/>
    <w:rsid w:val="0012304D"/>
    <w:rsid w:val="00123CFD"/>
    <w:rsid w:val="00124B91"/>
    <w:rsid w:val="001255F5"/>
    <w:rsid w:val="00125E0F"/>
    <w:rsid w:val="001272B2"/>
    <w:rsid w:val="00130FE7"/>
    <w:rsid w:val="0013199C"/>
    <w:rsid w:val="001319A5"/>
    <w:rsid w:val="00132D87"/>
    <w:rsid w:val="00133210"/>
    <w:rsid w:val="00133320"/>
    <w:rsid w:val="0013423E"/>
    <w:rsid w:val="001346A3"/>
    <w:rsid w:val="001357BB"/>
    <w:rsid w:val="001362EB"/>
    <w:rsid w:val="00136B86"/>
    <w:rsid w:val="00136F35"/>
    <w:rsid w:val="001373B0"/>
    <w:rsid w:val="00141509"/>
    <w:rsid w:val="00141563"/>
    <w:rsid w:val="0014170D"/>
    <w:rsid w:val="00141782"/>
    <w:rsid w:val="001418EC"/>
    <w:rsid w:val="00141C12"/>
    <w:rsid w:val="00141D8A"/>
    <w:rsid w:val="00141DA4"/>
    <w:rsid w:val="001426EB"/>
    <w:rsid w:val="001428B7"/>
    <w:rsid w:val="00142A43"/>
    <w:rsid w:val="00143A39"/>
    <w:rsid w:val="00143C19"/>
    <w:rsid w:val="00144C7A"/>
    <w:rsid w:val="00145194"/>
    <w:rsid w:val="0014564B"/>
    <w:rsid w:val="001470B4"/>
    <w:rsid w:val="00150705"/>
    <w:rsid w:val="00151258"/>
    <w:rsid w:val="00151273"/>
    <w:rsid w:val="0015201C"/>
    <w:rsid w:val="001523F9"/>
    <w:rsid w:val="00153721"/>
    <w:rsid w:val="0015393E"/>
    <w:rsid w:val="00153A5C"/>
    <w:rsid w:val="0015517D"/>
    <w:rsid w:val="0015540C"/>
    <w:rsid w:val="00155A20"/>
    <w:rsid w:val="00155E78"/>
    <w:rsid w:val="00155F7B"/>
    <w:rsid w:val="001561A1"/>
    <w:rsid w:val="00157BBC"/>
    <w:rsid w:val="00157E72"/>
    <w:rsid w:val="00160570"/>
    <w:rsid w:val="001606A1"/>
    <w:rsid w:val="00162068"/>
    <w:rsid w:val="00162BAD"/>
    <w:rsid w:val="0016413F"/>
    <w:rsid w:val="00164CC9"/>
    <w:rsid w:val="00164F43"/>
    <w:rsid w:val="00165438"/>
    <w:rsid w:val="00165E07"/>
    <w:rsid w:val="001662D3"/>
    <w:rsid w:val="00166DBE"/>
    <w:rsid w:val="00166DE2"/>
    <w:rsid w:val="001671AC"/>
    <w:rsid w:val="0016788A"/>
    <w:rsid w:val="0017191A"/>
    <w:rsid w:val="0017226B"/>
    <w:rsid w:val="0017238D"/>
    <w:rsid w:val="00172EE2"/>
    <w:rsid w:val="0017313D"/>
    <w:rsid w:val="0017313F"/>
    <w:rsid w:val="001731F2"/>
    <w:rsid w:val="00173F10"/>
    <w:rsid w:val="00173F64"/>
    <w:rsid w:val="00174056"/>
    <w:rsid w:val="00176356"/>
    <w:rsid w:val="00176BC3"/>
    <w:rsid w:val="00177183"/>
    <w:rsid w:val="00181374"/>
    <w:rsid w:val="001813F1"/>
    <w:rsid w:val="00181A50"/>
    <w:rsid w:val="00182430"/>
    <w:rsid w:val="00182481"/>
    <w:rsid w:val="00182D76"/>
    <w:rsid w:val="0018303B"/>
    <w:rsid w:val="00183833"/>
    <w:rsid w:val="00183D3F"/>
    <w:rsid w:val="00183E80"/>
    <w:rsid w:val="00184480"/>
    <w:rsid w:val="001847D8"/>
    <w:rsid w:val="001856BF"/>
    <w:rsid w:val="00185A56"/>
    <w:rsid w:val="00186620"/>
    <w:rsid w:val="00187254"/>
    <w:rsid w:val="001874AD"/>
    <w:rsid w:val="0018760F"/>
    <w:rsid w:val="0018781E"/>
    <w:rsid w:val="00187BF5"/>
    <w:rsid w:val="00187F16"/>
    <w:rsid w:val="001902E7"/>
    <w:rsid w:val="00190BE8"/>
    <w:rsid w:val="00192B0B"/>
    <w:rsid w:val="0019352D"/>
    <w:rsid w:val="00194157"/>
    <w:rsid w:val="00194911"/>
    <w:rsid w:val="00194A57"/>
    <w:rsid w:val="00194BAF"/>
    <w:rsid w:val="00194BCB"/>
    <w:rsid w:val="0019579E"/>
    <w:rsid w:val="00195C4F"/>
    <w:rsid w:val="001960F7"/>
    <w:rsid w:val="00196821"/>
    <w:rsid w:val="001A035C"/>
    <w:rsid w:val="001A063B"/>
    <w:rsid w:val="001A15D8"/>
    <w:rsid w:val="001A2D10"/>
    <w:rsid w:val="001A4338"/>
    <w:rsid w:val="001A4545"/>
    <w:rsid w:val="001A4901"/>
    <w:rsid w:val="001A4ED0"/>
    <w:rsid w:val="001A5A63"/>
    <w:rsid w:val="001A650C"/>
    <w:rsid w:val="001A6E67"/>
    <w:rsid w:val="001A7780"/>
    <w:rsid w:val="001A7A55"/>
    <w:rsid w:val="001B065D"/>
    <w:rsid w:val="001B09A2"/>
    <w:rsid w:val="001B14DF"/>
    <w:rsid w:val="001B2466"/>
    <w:rsid w:val="001B2AA0"/>
    <w:rsid w:val="001B4485"/>
    <w:rsid w:val="001B460E"/>
    <w:rsid w:val="001B57C5"/>
    <w:rsid w:val="001B5DB7"/>
    <w:rsid w:val="001B62A4"/>
    <w:rsid w:val="001B7259"/>
    <w:rsid w:val="001C00F8"/>
    <w:rsid w:val="001C01F3"/>
    <w:rsid w:val="001C0838"/>
    <w:rsid w:val="001C1680"/>
    <w:rsid w:val="001C17ED"/>
    <w:rsid w:val="001C200D"/>
    <w:rsid w:val="001C36B2"/>
    <w:rsid w:val="001C3998"/>
    <w:rsid w:val="001C39EC"/>
    <w:rsid w:val="001C3C7A"/>
    <w:rsid w:val="001C4B70"/>
    <w:rsid w:val="001C4F40"/>
    <w:rsid w:val="001C52B5"/>
    <w:rsid w:val="001C55C8"/>
    <w:rsid w:val="001C57D1"/>
    <w:rsid w:val="001C5FCA"/>
    <w:rsid w:val="001C64B2"/>
    <w:rsid w:val="001C7CD1"/>
    <w:rsid w:val="001D0060"/>
    <w:rsid w:val="001D06EA"/>
    <w:rsid w:val="001D0725"/>
    <w:rsid w:val="001D09F2"/>
    <w:rsid w:val="001D0B2F"/>
    <w:rsid w:val="001D1186"/>
    <w:rsid w:val="001D124D"/>
    <w:rsid w:val="001D17EC"/>
    <w:rsid w:val="001D1B10"/>
    <w:rsid w:val="001D1BC0"/>
    <w:rsid w:val="001D1E9F"/>
    <w:rsid w:val="001D2BC8"/>
    <w:rsid w:val="001D3447"/>
    <w:rsid w:val="001D35EE"/>
    <w:rsid w:val="001D3D85"/>
    <w:rsid w:val="001D4CED"/>
    <w:rsid w:val="001D50D2"/>
    <w:rsid w:val="001D568E"/>
    <w:rsid w:val="001D6F73"/>
    <w:rsid w:val="001D78B5"/>
    <w:rsid w:val="001D7C01"/>
    <w:rsid w:val="001E0066"/>
    <w:rsid w:val="001E00E4"/>
    <w:rsid w:val="001E073C"/>
    <w:rsid w:val="001E0CC6"/>
    <w:rsid w:val="001E0D81"/>
    <w:rsid w:val="001E13DF"/>
    <w:rsid w:val="001E1D8F"/>
    <w:rsid w:val="001E334A"/>
    <w:rsid w:val="001E3412"/>
    <w:rsid w:val="001E34F6"/>
    <w:rsid w:val="001E3B8B"/>
    <w:rsid w:val="001E4657"/>
    <w:rsid w:val="001E47E4"/>
    <w:rsid w:val="001E49D0"/>
    <w:rsid w:val="001E4D14"/>
    <w:rsid w:val="001E5176"/>
    <w:rsid w:val="001E5D61"/>
    <w:rsid w:val="001E6B41"/>
    <w:rsid w:val="001E6D82"/>
    <w:rsid w:val="001E7B35"/>
    <w:rsid w:val="001F0671"/>
    <w:rsid w:val="001F0AEF"/>
    <w:rsid w:val="001F0C28"/>
    <w:rsid w:val="001F1966"/>
    <w:rsid w:val="001F1C43"/>
    <w:rsid w:val="001F259D"/>
    <w:rsid w:val="001F361D"/>
    <w:rsid w:val="001F38CF"/>
    <w:rsid w:val="001F3C7D"/>
    <w:rsid w:val="001F4240"/>
    <w:rsid w:val="001F4549"/>
    <w:rsid w:val="001F536D"/>
    <w:rsid w:val="001F5384"/>
    <w:rsid w:val="001F5386"/>
    <w:rsid w:val="001F5598"/>
    <w:rsid w:val="001F594E"/>
    <w:rsid w:val="001F5DA0"/>
    <w:rsid w:val="001F62D9"/>
    <w:rsid w:val="002003AE"/>
    <w:rsid w:val="00200808"/>
    <w:rsid w:val="00200A1D"/>
    <w:rsid w:val="0020184E"/>
    <w:rsid w:val="00202307"/>
    <w:rsid w:val="0020231D"/>
    <w:rsid w:val="002026AB"/>
    <w:rsid w:val="00202DD7"/>
    <w:rsid w:val="00203423"/>
    <w:rsid w:val="002045F9"/>
    <w:rsid w:val="002051B4"/>
    <w:rsid w:val="00205386"/>
    <w:rsid w:val="002056AE"/>
    <w:rsid w:val="00205BF2"/>
    <w:rsid w:val="00205D1C"/>
    <w:rsid w:val="00207DC3"/>
    <w:rsid w:val="00207E79"/>
    <w:rsid w:val="00210278"/>
    <w:rsid w:val="00210D79"/>
    <w:rsid w:val="00211FD5"/>
    <w:rsid w:val="0021251D"/>
    <w:rsid w:val="00212C60"/>
    <w:rsid w:val="00212E65"/>
    <w:rsid w:val="0021335F"/>
    <w:rsid w:val="0021363E"/>
    <w:rsid w:val="002150E3"/>
    <w:rsid w:val="002154C8"/>
    <w:rsid w:val="002154F4"/>
    <w:rsid w:val="002160EE"/>
    <w:rsid w:val="00216573"/>
    <w:rsid w:val="00217C62"/>
    <w:rsid w:val="00221002"/>
    <w:rsid w:val="002217F1"/>
    <w:rsid w:val="00222351"/>
    <w:rsid w:val="002233A7"/>
    <w:rsid w:val="00223488"/>
    <w:rsid w:val="00223672"/>
    <w:rsid w:val="00223A98"/>
    <w:rsid w:val="00224065"/>
    <w:rsid w:val="00224148"/>
    <w:rsid w:val="002245BB"/>
    <w:rsid w:val="00224E24"/>
    <w:rsid w:val="00225CBF"/>
    <w:rsid w:val="00225D15"/>
    <w:rsid w:val="00225EB1"/>
    <w:rsid w:val="002261BC"/>
    <w:rsid w:val="0022663B"/>
    <w:rsid w:val="002271A4"/>
    <w:rsid w:val="00227F9C"/>
    <w:rsid w:val="00231A1F"/>
    <w:rsid w:val="00232510"/>
    <w:rsid w:val="0023277B"/>
    <w:rsid w:val="0023280A"/>
    <w:rsid w:val="00232D21"/>
    <w:rsid w:val="00233BEC"/>
    <w:rsid w:val="00233CF5"/>
    <w:rsid w:val="00235561"/>
    <w:rsid w:val="00236EC3"/>
    <w:rsid w:val="002401E8"/>
    <w:rsid w:val="00240740"/>
    <w:rsid w:val="0024164D"/>
    <w:rsid w:val="0024193D"/>
    <w:rsid w:val="00241997"/>
    <w:rsid w:val="00241E3E"/>
    <w:rsid w:val="00242164"/>
    <w:rsid w:val="00242610"/>
    <w:rsid w:val="00242F3F"/>
    <w:rsid w:val="00243256"/>
    <w:rsid w:val="002433B3"/>
    <w:rsid w:val="00243E4B"/>
    <w:rsid w:val="00244237"/>
    <w:rsid w:val="0024443E"/>
    <w:rsid w:val="00244701"/>
    <w:rsid w:val="00244981"/>
    <w:rsid w:val="00244E30"/>
    <w:rsid w:val="00245288"/>
    <w:rsid w:val="0024540C"/>
    <w:rsid w:val="00245EA6"/>
    <w:rsid w:val="00245EBD"/>
    <w:rsid w:val="002465C4"/>
    <w:rsid w:val="002475AB"/>
    <w:rsid w:val="00247661"/>
    <w:rsid w:val="00247F0D"/>
    <w:rsid w:val="002502E9"/>
    <w:rsid w:val="00250BE0"/>
    <w:rsid w:val="002519EF"/>
    <w:rsid w:val="00251AFE"/>
    <w:rsid w:val="00252020"/>
    <w:rsid w:val="00253848"/>
    <w:rsid w:val="00253C91"/>
    <w:rsid w:val="0025454D"/>
    <w:rsid w:val="00254840"/>
    <w:rsid w:val="00254962"/>
    <w:rsid w:val="00254C02"/>
    <w:rsid w:val="00255201"/>
    <w:rsid w:val="00255364"/>
    <w:rsid w:val="002554F8"/>
    <w:rsid w:val="00255C28"/>
    <w:rsid w:val="00256398"/>
    <w:rsid w:val="00256622"/>
    <w:rsid w:val="00256AC2"/>
    <w:rsid w:val="002570DB"/>
    <w:rsid w:val="0026074D"/>
    <w:rsid w:val="00260BC5"/>
    <w:rsid w:val="002617DE"/>
    <w:rsid w:val="00261FF7"/>
    <w:rsid w:val="002630FA"/>
    <w:rsid w:val="00263CBA"/>
    <w:rsid w:val="00264399"/>
    <w:rsid w:val="002643ED"/>
    <w:rsid w:val="00264D20"/>
    <w:rsid w:val="00265867"/>
    <w:rsid w:val="00265D3D"/>
    <w:rsid w:val="00265E10"/>
    <w:rsid w:val="00265F22"/>
    <w:rsid w:val="0026632B"/>
    <w:rsid w:val="0026665A"/>
    <w:rsid w:val="00266BD5"/>
    <w:rsid w:val="00267140"/>
    <w:rsid w:val="00267851"/>
    <w:rsid w:val="002702B8"/>
    <w:rsid w:val="00270976"/>
    <w:rsid w:val="002709DE"/>
    <w:rsid w:val="002709EC"/>
    <w:rsid w:val="00271546"/>
    <w:rsid w:val="0027165D"/>
    <w:rsid w:val="00271A54"/>
    <w:rsid w:val="00272728"/>
    <w:rsid w:val="00272BD2"/>
    <w:rsid w:val="00272FB7"/>
    <w:rsid w:val="00273D69"/>
    <w:rsid w:val="00273E2A"/>
    <w:rsid w:val="00273E5F"/>
    <w:rsid w:val="002740CF"/>
    <w:rsid w:val="00274345"/>
    <w:rsid w:val="00274F9B"/>
    <w:rsid w:val="00274FCB"/>
    <w:rsid w:val="00276282"/>
    <w:rsid w:val="002764FF"/>
    <w:rsid w:val="00276590"/>
    <w:rsid w:val="00276C04"/>
    <w:rsid w:val="0027719F"/>
    <w:rsid w:val="00277ADB"/>
    <w:rsid w:val="00277CE2"/>
    <w:rsid w:val="00280316"/>
    <w:rsid w:val="002803DA"/>
    <w:rsid w:val="002804A1"/>
    <w:rsid w:val="00280953"/>
    <w:rsid w:val="00280B44"/>
    <w:rsid w:val="00280D32"/>
    <w:rsid w:val="00281033"/>
    <w:rsid w:val="00281877"/>
    <w:rsid w:val="00281EA4"/>
    <w:rsid w:val="00281FB4"/>
    <w:rsid w:val="00282868"/>
    <w:rsid w:val="00282956"/>
    <w:rsid w:val="00282A97"/>
    <w:rsid w:val="00282ADD"/>
    <w:rsid w:val="00284946"/>
    <w:rsid w:val="00284E1D"/>
    <w:rsid w:val="00286FA4"/>
    <w:rsid w:val="00287C42"/>
    <w:rsid w:val="00287FC6"/>
    <w:rsid w:val="002903BF"/>
    <w:rsid w:val="00290FBB"/>
    <w:rsid w:val="002910BE"/>
    <w:rsid w:val="0029119B"/>
    <w:rsid w:val="0029125F"/>
    <w:rsid w:val="002919B3"/>
    <w:rsid w:val="00292A8D"/>
    <w:rsid w:val="002930CC"/>
    <w:rsid w:val="00293A57"/>
    <w:rsid w:val="002945C0"/>
    <w:rsid w:val="00295B80"/>
    <w:rsid w:val="002960F8"/>
    <w:rsid w:val="0029633E"/>
    <w:rsid w:val="00296905"/>
    <w:rsid w:val="002976E4"/>
    <w:rsid w:val="002A00E7"/>
    <w:rsid w:val="002A02FC"/>
    <w:rsid w:val="002A0EFF"/>
    <w:rsid w:val="002A1BC7"/>
    <w:rsid w:val="002A237D"/>
    <w:rsid w:val="002A4609"/>
    <w:rsid w:val="002A4634"/>
    <w:rsid w:val="002A4D47"/>
    <w:rsid w:val="002B004D"/>
    <w:rsid w:val="002B012C"/>
    <w:rsid w:val="002B0164"/>
    <w:rsid w:val="002B08F2"/>
    <w:rsid w:val="002B105D"/>
    <w:rsid w:val="002B1096"/>
    <w:rsid w:val="002B114B"/>
    <w:rsid w:val="002B201A"/>
    <w:rsid w:val="002B3126"/>
    <w:rsid w:val="002B3293"/>
    <w:rsid w:val="002B3457"/>
    <w:rsid w:val="002B440F"/>
    <w:rsid w:val="002B4564"/>
    <w:rsid w:val="002B5478"/>
    <w:rsid w:val="002B5DA4"/>
    <w:rsid w:val="002B5EE9"/>
    <w:rsid w:val="002B5F55"/>
    <w:rsid w:val="002B6096"/>
    <w:rsid w:val="002B6128"/>
    <w:rsid w:val="002B694C"/>
    <w:rsid w:val="002B707C"/>
    <w:rsid w:val="002B710E"/>
    <w:rsid w:val="002B7264"/>
    <w:rsid w:val="002B7433"/>
    <w:rsid w:val="002C02B0"/>
    <w:rsid w:val="002C04E4"/>
    <w:rsid w:val="002C0A2E"/>
    <w:rsid w:val="002C0D60"/>
    <w:rsid w:val="002C12A2"/>
    <w:rsid w:val="002C13AD"/>
    <w:rsid w:val="002C15CB"/>
    <w:rsid w:val="002C1671"/>
    <w:rsid w:val="002C1A14"/>
    <w:rsid w:val="002C1A52"/>
    <w:rsid w:val="002C211D"/>
    <w:rsid w:val="002C227E"/>
    <w:rsid w:val="002C2283"/>
    <w:rsid w:val="002C2966"/>
    <w:rsid w:val="002C2F61"/>
    <w:rsid w:val="002C3F69"/>
    <w:rsid w:val="002C4493"/>
    <w:rsid w:val="002C511B"/>
    <w:rsid w:val="002C53C0"/>
    <w:rsid w:val="002C5821"/>
    <w:rsid w:val="002C5E2E"/>
    <w:rsid w:val="002C6509"/>
    <w:rsid w:val="002C6B0F"/>
    <w:rsid w:val="002C6F28"/>
    <w:rsid w:val="002C7734"/>
    <w:rsid w:val="002C7FFA"/>
    <w:rsid w:val="002D0E21"/>
    <w:rsid w:val="002D0F5C"/>
    <w:rsid w:val="002D10F5"/>
    <w:rsid w:val="002D204E"/>
    <w:rsid w:val="002D242A"/>
    <w:rsid w:val="002D2B15"/>
    <w:rsid w:val="002D2E3D"/>
    <w:rsid w:val="002D3FC9"/>
    <w:rsid w:val="002D41F7"/>
    <w:rsid w:val="002D43EB"/>
    <w:rsid w:val="002D47ED"/>
    <w:rsid w:val="002D47EE"/>
    <w:rsid w:val="002D653C"/>
    <w:rsid w:val="002D67C2"/>
    <w:rsid w:val="002D6DBB"/>
    <w:rsid w:val="002D7475"/>
    <w:rsid w:val="002D7958"/>
    <w:rsid w:val="002E0321"/>
    <w:rsid w:val="002E0C4E"/>
    <w:rsid w:val="002E192A"/>
    <w:rsid w:val="002E1ABA"/>
    <w:rsid w:val="002E2924"/>
    <w:rsid w:val="002E3002"/>
    <w:rsid w:val="002E397D"/>
    <w:rsid w:val="002E3AED"/>
    <w:rsid w:val="002E3C37"/>
    <w:rsid w:val="002E3DD7"/>
    <w:rsid w:val="002E51FC"/>
    <w:rsid w:val="002E5D08"/>
    <w:rsid w:val="002E766B"/>
    <w:rsid w:val="002E7741"/>
    <w:rsid w:val="002E7953"/>
    <w:rsid w:val="002E7D70"/>
    <w:rsid w:val="002F0281"/>
    <w:rsid w:val="002F1099"/>
    <w:rsid w:val="002F11AB"/>
    <w:rsid w:val="002F156A"/>
    <w:rsid w:val="002F1691"/>
    <w:rsid w:val="002F21EC"/>
    <w:rsid w:val="002F2806"/>
    <w:rsid w:val="002F3767"/>
    <w:rsid w:val="002F3833"/>
    <w:rsid w:val="002F4499"/>
    <w:rsid w:val="002F46FA"/>
    <w:rsid w:val="002F4EA9"/>
    <w:rsid w:val="002F54B7"/>
    <w:rsid w:val="002F64DA"/>
    <w:rsid w:val="002F66B7"/>
    <w:rsid w:val="002F7241"/>
    <w:rsid w:val="002F7B16"/>
    <w:rsid w:val="00301004"/>
    <w:rsid w:val="0030101E"/>
    <w:rsid w:val="003015DA"/>
    <w:rsid w:val="00301646"/>
    <w:rsid w:val="00301832"/>
    <w:rsid w:val="00301F4B"/>
    <w:rsid w:val="0030230C"/>
    <w:rsid w:val="00302494"/>
    <w:rsid w:val="00302799"/>
    <w:rsid w:val="003037FD"/>
    <w:rsid w:val="00303928"/>
    <w:rsid w:val="00303A8F"/>
    <w:rsid w:val="00303C04"/>
    <w:rsid w:val="00303FB2"/>
    <w:rsid w:val="0030490F"/>
    <w:rsid w:val="00304F2F"/>
    <w:rsid w:val="00305842"/>
    <w:rsid w:val="003058BF"/>
    <w:rsid w:val="003059FC"/>
    <w:rsid w:val="00305B56"/>
    <w:rsid w:val="00306CED"/>
    <w:rsid w:val="00307003"/>
    <w:rsid w:val="00307012"/>
    <w:rsid w:val="0030713C"/>
    <w:rsid w:val="003073E3"/>
    <w:rsid w:val="00307746"/>
    <w:rsid w:val="00311006"/>
    <w:rsid w:val="0031210B"/>
    <w:rsid w:val="003127E5"/>
    <w:rsid w:val="003128C7"/>
    <w:rsid w:val="00312DC2"/>
    <w:rsid w:val="00313D7A"/>
    <w:rsid w:val="00313E04"/>
    <w:rsid w:val="00315619"/>
    <w:rsid w:val="00315ABE"/>
    <w:rsid w:val="00315F9E"/>
    <w:rsid w:val="00315FB7"/>
    <w:rsid w:val="0031607F"/>
    <w:rsid w:val="003167CD"/>
    <w:rsid w:val="00316ACA"/>
    <w:rsid w:val="00316C35"/>
    <w:rsid w:val="00316D8A"/>
    <w:rsid w:val="003174DD"/>
    <w:rsid w:val="00317A64"/>
    <w:rsid w:val="00320A3B"/>
    <w:rsid w:val="00320ACC"/>
    <w:rsid w:val="00320AF2"/>
    <w:rsid w:val="0032154E"/>
    <w:rsid w:val="00323521"/>
    <w:rsid w:val="00323B4D"/>
    <w:rsid w:val="0032487A"/>
    <w:rsid w:val="00324C33"/>
    <w:rsid w:val="003251A7"/>
    <w:rsid w:val="003254D0"/>
    <w:rsid w:val="003269EB"/>
    <w:rsid w:val="00327458"/>
    <w:rsid w:val="003300F6"/>
    <w:rsid w:val="00330C5B"/>
    <w:rsid w:val="00330D9D"/>
    <w:rsid w:val="003327C3"/>
    <w:rsid w:val="0033298F"/>
    <w:rsid w:val="003329DD"/>
    <w:rsid w:val="0033398B"/>
    <w:rsid w:val="00333FDD"/>
    <w:rsid w:val="00334026"/>
    <w:rsid w:val="0033411D"/>
    <w:rsid w:val="0033418D"/>
    <w:rsid w:val="003341F3"/>
    <w:rsid w:val="00334241"/>
    <w:rsid w:val="003349C6"/>
    <w:rsid w:val="00334AA5"/>
    <w:rsid w:val="00334D4E"/>
    <w:rsid w:val="0033513D"/>
    <w:rsid w:val="00335A8A"/>
    <w:rsid w:val="00335ABB"/>
    <w:rsid w:val="00335C2D"/>
    <w:rsid w:val="00336C40"/>
    <w:rsid w:val="00336D1B"/>
    <w:rsid w:val="00337005"/>
    <w:rsid w:val="003373C6"/>
    <w:rsid w:val="00337477"/>
    <w:rsid w:val="00337A23"/>
    <w:rsid w:val="00337A90"/>
    <w:rsid w:val="00341735"/>
    <w:rsid w:val="00342318"/>
    <w:rsid w:val="003423F7"/>
    <w:rsid w:val="003425A4"/>
    <w:rsid w:val="00342AA3"/>
    <w:rsid w:val="00342B69"/>
    <w:rsid w:val="00342CE9"/>
    <w:rsid w:val="003433C6"/>
    <w:rsid w:val="00343405"/>
    <w:rsid w:val="0034364D"/>
    <w:rsid w:val="00343ABE"/>
    <w:rsid w:val="00343DB8"/>
    <w:rsid w:val="00344264"/>
    <w:rsid w:val="00344FC7"/>
    <w:rsid w:val="00345814"/>
    <w:rsid w:val="00345D09"/>
    <w:rsid w:val="00347F61"/>
    <w:rsid w:val="0035017C"/>
    <w:rsid w:val="003502EB"/>
    <w:rsid w:val="00351287"/>
    <w:rsid w:val="00351989"/>
    <w:rsid w:val="00351D50"/>
    <w:rsid w:val="00352A86"/>
    <w:rsid w:val="003534E6"/>
    <w:rsid w:val="003538DB"/>
    <w:rsid w:val="00354445"/>
    <w:rsid w:val="003547EA"/>
    <w:rsid w:val="00354917"/>
    <w:rsid w:val="0035504C"/>
    <w:rsid w:val="003555A7"/>
    <w:rsid w:val="00355DD0"/>
    <w:rsid w:val="00355EB0"/>
    <w:rsid w:val="00356316"/>
    <w:rsid w:val="003563E3"/>
    <w:rsid w:val="003569EB"/>
    <w:rsid w:val="00356A33"/>
    <w:rsid w:val="00356DA6"/>
    <w:rsid w:val="00357AFF"/>
    <w:rsid w:val="003605DA"/>
    <w:rsid w:val="00360CFB"/>
    <w:rsid w:val="0036279D"/>
    <w:rsid w:val="00362C95"/>
    <w:rsid w:val="00363106"/>
    <w:rsid w:val="00363985"/>
    <w:rsid w:val="00365127"/>
    <w:rsid w:val="00365EF2"/>
    <w:rsid w:val="00366166"/>
    <w:rsid w:val="00366484"/>
    <w:rsid w:val="00366D6D"/>
    <w:rsid w:val="00367266"/>
    <w:rsid w:val="003679AE"/>
    <w:rsid w:val="00367C08"/>
    <w:rsid w:val="00370A88"/>
    <w:rsid w:val="00370E66"/>
    <w:rsid w:val="003714F3"/>
    <w:rsid w:val="00371B61"/>
    <w:rsid w:val="00371D98"/>
    <w:rsid w:val="003720CD"/>
    <w:rsid w:val="00372257"/>
    <w:rsid w:val="00372A0A"/>
    <w:rsid w:val="00372B54"/>
    <w:rsid w:val="00372D76"/>
    <w:rsid w:val="00373770"/>
    <w:rsid w:val="003739E1"/>
    <w:rsid w:val="00373BB2"/>
    <w:rsid w:val="0037475B"/>
    <w:rsid w:val="003749F4"/>
    <w:rsid w:val="00374BE9"/>
    <w:rsid w:val="00375941"/>
    <w:rsid w:val="003760B2"/>
    <w:rsid w:val="0037624B"/>
    <w:rsid w:val="003766D2"/>
    <w:rsid w:val="00377506"/>
    <w:rsid w:val="003777B8"/>
    <w:rsid w:val="003777C4"/>
    <w:rsid w:val="00377D53"/>
    <w:rsid w:val="00377EBC"/>
    <w:rsid w:val="00380B0C"/>
    <w:rsid w:val="00380F72"/>
    <w:rsid w:val="0038220A"/>
    <w:rsid w:val="003833F3"/>
    <w:rsid w:val="0038371E"/>
    <w:rsid w:val="00384DFD"/>
    <w:rsid w:val="00386E67"/>
    <w:rsid w:val="00386EB6"/>
    <w:rsid w:val="003872F9"/>
    <w:rsid w:val="00387638"/>
    <w:rsid w:val="00387A9B"/>
    <w:rsid w:val="003904E5"/>
    <w:rsid w:val="003908B3"/>
    <w:rsid w:val="0039093F"/>
    <w:rsid w:val="003923AC"/>
    <w:rsid w:val="00392662"/>
    <w:rsid w:val="00392698"/>
    <w:rsid w:val="00392728"/>
    <w:rsid w:val="003928CE"/>
    <w:rsid w:val="00392B0B"/>
    <w:rsid w:val="00392D7F"/>
    <w:rsid w:val="00393DB4"/>
    <w:rsid w:val="0039437E"/>
    <w:rsid w:val="00395EAA"/>
    <w:rsid w:val="00396169"/>
    <w:rsid w:val="00396487"/>
    <w:rsid w:val="0039746C"/>
    <w:rsid w:val="0039781F"/>
    <w:rsid w:val="00397FC0"/>
    <w:rsid w:val="003A0149"/>
    <w:rsid w:val="003A0B3B"/>
    <w:rsid w:val="003A1164"/>
    <w:rsid w:val="003A1722"/>
    <w:rsid w:val="003A17B5"/>
    <w:rsid w:val="003A18B3"/>
    <w:rsid w:val="003A1DAA"/>
    <w:rsid w:val="003A1DDF"/>
    <w:rsid w:val="003A1E42"/>
    <w:rsid w:val="003A1FDB"/>
    <w:rsid w:val="003A207B"/>
    <w:rsid w:val="003A258E"/>
    <w:rsid w:val="003A2636"/>
    <w:rsid w:val="003A35E5"/>
    <w:rsid w:val="003A3868"/>
    <w:rsid w:val="003A39B1"/>
    <w:rsid w:val="003A39EA"/>
    <w:rsid w:val="003A455B"/>
    <w:rsid w:val="003A5056"/>
    <w:rsid w:val="003A5EDB"/>
    <w:rsid w:val="003A640A"/>
    <w:rsid w:val="003A66F8"/>
    <w:rsid w:val="003A70CC"/>
    <w:rsid w:val="003B0882"/>
    <w:rsid w:val="003B15EE"/>
    <w:rsid w:val="003B1CCA"/>
    <w:rsid w:val="003B2038"/>
    <w:rsid w:val="003B247B"/>
    <w:rsid w:val="003B285B"/>
    <w:rsid w:val="003B31F9"/>
    <w:rsid w:val="003B3A13"/>
    <w:rsid w:val="003B3A3B"/>
    <w:rsid w:val="003B3C0C"/>
    <w:rsid w:val="003B4596"/>
    <w:rsid w:val="003B514A"/>
    <w:rsid w:val="003B56F1"/>
    <w:rsid w:val="003B57D7"/>
    <w:rsid w:val="003B597C"/>
    <w:rsid w:val="003B5C34"/>
    <w:rsid w:val="003B5F00"/>
    <w:rsid w:val="003B6485"/>
    <w:rsid w:val="003B6612"/>
    <w:rsid w:val="003B7074"/>
    <w:rsid w:val="003C045B"/>
    <w:rsid w:val="003C09E1"/>
    <w:rsid w:val="003C1045"/>
    <w:rsid w:val="003C2455"/>
    <w:rsid w:val="003C2B6F"/>
    <w:rsid w:val="003C3953"/>
    <w:rsid w:val="003C3A7B"/>
    <w:rsid w:val="003C42E4"/>
    <w:rsid w:val="003C4574"/>
    <w:rsid w:val="003C4A76"/>
    <w:rsid w:val="003C50F7"/>
    <w:rsid w:val="003C5F41"/>
    <w:rsid w:val="003C7B5F"/>
    <w:rsid w:val="003D01A1"/>
    <w:rsid w:val="003D27F5"/>
    <w:rsid w:val="003D29C1"/>
    <w:rsid w:val="003D3DCC"/>
    <w:rsid w:val="003D4A50"/>
    <w:rsid w:val="003D4C6F"/>
    <w:rsid w:val="003D5961"/>
    <w:rsid w:val="003D5BD1"/>
    <w:rsid w:val="003D6CEB"/>
    <w:rsid w:val="003D70AC"/>
    <w:rsid w:val="003D7664"/>
    <w:rsid w:val="003D7965"/>
    <w:rsid w:val="003E04CC"/>
    <w:rsid w:val="003E051F"/>
    <w:rsid w:val="003E0E40"/>
    <w:rsid w:val="003E115C"/>
    <w:rsid w:val="003E1840"/>
    <w:rsid w:val="003E197C"/>
    <w:rsid w:val="003E1E79"/>
    <w:rsid w:val="003E1FB5"/>
    <w:rsid w:val="003E3578"/>
    <w:rsid w:val="003E3F49"/>
    <w:rsid w:val="003E4D82"/>
    <w:rsid w:val="003E717A"/>
    <w:rsid w:val="003E7728"/>
    <w:rsid w:val="003E793A"/>
    <w:rsid w:val="003F0F91"/>
    <w:rsid w:val="003F2825"/>
    <w:rsid w:val="003F2D22"/>
    <w:rsid w:val="003F2E43"/>
    <w:rsid w:val="003F312C"/>
    <w:rsid w:val="003F4064"/>
    <w:rsid w:val="003F6379"/>
    <w:rsid w:val="003F64E5"/>
    <w:rsid w:val="003F6580"/>
    <w:rsid w:val="003F67E2"/>
    <w:rsid w:val="003F6DF2"/>
    <w:rsid w:val="003F6E8E"/>
    <w:rsid w:val="003F7024"/>
    <w:rsid w:val="003F7566"/>
    <w:rsid w:val="003F7602"/>
    <w:rsid w:val="0040051B"/>
    <w:rsid w:val="004011AF"/>
    <w:rsid w:val="004011E2"/>
    <w:rsid w:val="00401271"/>
    <w:rsid w:val="004012BB"/>
    <w:rsid w:val="00401FC4"/>
    <w:rsid w:val="00402291"/>
    <w:rsid w:val="004025A5"/>
    <w:rsid w:val="00402B16"/>
    <w:rsid w:val="00403015"/>
    <w:rsid w:val="0040338F"/>
    <w:rsid w:val="00404791"/>
    <w:rsid w:val="004050DD"/>
    <w:rsid w:val="004066B3"/>
    <w:rsid w:val="004066B9"/>
    <w:rsid w:val="00406A13"/>
    <w:rsid w:val="00406CDD"/>
    <w:rsid w:val="00407055"/>
    <w:rsid w:val="004071B3"/>
    <w:rsid w:val="00407668"/>
    <w:rsid w:val="00407891"/>
    <w:rsid w:val="00410B13"/>
    <w:rsid w:val="00410C70"/>
    <w:rsid w:val="0041270E"/>
    <w:rsid w:val="00412B13"/>
    <w:rsid w:val="00413D75"/>
    <w:rsid w:val="004148DE"/>
    <w:rsid w:val="00414D96"/>
    <w:rsid w:val="00415521"/>
    <w:rsid w:val="00415BA3"/>
    <w:rsid w:val="0041718E"/>
    <w:rsid w:val="0041729C"/>
    <w:rsid w:val="0041775F"/>
    <w:rsid w:val="00417811"/>
    <w:rsid w:val="00417D80"/>
    <w:rsid w:val="004209DF"/>
    <w:rsid w:val="00421785"/>
    <w:rsid w:val="00421D19"/>
    <w:rsid w:val="00422525"/>
    <w:rsid w:val="0042325F"/>
    <w:rsid w:val="00425167"/>
    <w:rsid w:val="00425A12"/>
    <w:rsid w:val="00426818"/>
    <w:rsid w:val="00426F5C"/>
    <w:rsid w:val="004277A7"/>
    <w:rsid w:val="00427FCA"/>
    <w:rsid w:val="0043035B"/>
    <w:rsid w:val="00430A68"/>
    <w:rsid w:val="00431194"/>
    <w:rsid w:val="004314F6"/>
    <w:rsid w:val="00431CD9"/>
    <w:rsid w:val="00432472"/>
    <w:rsid w:val="00432874"/>
    <w:rsid w:val="00432ACE"/>
    <w:rsid w:val="00432EEA"/>
    <w:rsid w:val="00433C27"/>
    <w:rsid w:val="00434000"/>
    <w:rsid w:val="00434524"/>
    <w:rsid w:val="00434768"/>
    <w:rsid w:val="00434BB0"/>
    <w:rsid w:val="0043518B"/>
    <w:rsid w:val="004358E7"/>
    <w:rsid w:val="00435AB2"/>
    <w:rsid w:val="00436D5C"/>
    <w:rsid w:val="00437CC3"/>
    <w:rsid w:val="00437DD7"/>
    <w:rsid w:val="00437DE7"/>
    <w:rsid w:val="00437EDE"/>
    <w:rsid w:val="004404A2"/>
    <w:rsid w:val="004408B2"/>
    <w:rsid w:val="00440B41"/>
    <w:rsid w:val="00441FC4"/>
    <w:rsid w:val="00442514"/>
    <w:rsid w:val="00442891"/>
    <w:rsid w:val="00442C6B"/>
    <w:rsid w:val="00442F7C"/>
    <w:rsid w:val="0044314F"/>
    <w:rsid w:val="00443E2B"/>
    <w:rsid w:val="00444315"/>
    <w:rsid w:val="00444429"/>
    <w:rsid w:val="00445A9F"/>
    <w:rsid w:val="00445E61"/>
    <w:rsid w:val="0044636D"/>
    <w:rsid w:val="004467B5"/>
    <w:rsid w:val="00446FF3"/>
    <w:rsid w:val="00447270"/>
    <w:rsid w:val="00447398"/>
    <w:rsid w:val="0045099E"/>
    <w:rsid w:val="00450B21"/>
    <w:rsid w:val="00450E6B"/>
    <w:rsid w:val="00451A50"/>
    <w:rsid w:val="00451BEE"/>
    <w:rsid w:val="00451C5C"/>
    <w:rsid w:val="0045216E"/>
    <w:rsid w:val="004529A3"/>
    <w:rsid w:val="00452B70"/>
    <w:rsid w:val="00452C5D"/>
    <w:rsid w:val="00453862"/>
    <w:rsid w:val="00454426"/>
    <w:rsid w:val="00455034"/>
    <w:rsid w:val="00455175"/>
    <w:rsid w:val="00455755"/>
    <w:rsid w:val="004558A7"/>
    <w:rsid w:val="0045621A"/>
    <w:rsid w:val="00457926"/>
    <w:rsid w:val="00457D08"/>
    <w:rsid w:val="00457FDF"/>
    <w:rsid w:val="00461852"/>
    <w:rsid w:val="00461BE2"/>
    <w:rsid w:val="00462457"/>
    <w:rsid w:val="004631FF"/>
    <w:rsid w:val="0046471F"/>
    <w:rsid w:val="00464FC1"/>
    <w:rsid w:val="0046577F"/>
    <w:rsid w:val="0046670D"/>
    <w:rsid w:val="004673A4"/>
    <w:rsid w:val="0046771C"/>
    <w:rsid w:val="004704FA"/>
    <w:rsid w:val="004719F7"/>
    <w:rsid w:val="00471B27"/>
    <w:rsid w:val="004720DF"/>
    <w:rsid w:val="00472B0A"/>
    <w:rsid w:val="00472CB4"/>
    <w:rsid w:val="0047349F"/>
    <w:rsid w:val="0047381B"/>
    <w:rsid w:val="00473F96"/>
    <w:rsid w:val="00474165"/>
    <w:rsid w:val="0047495A"/>
    <w:rsid w:val="00474FE0"/>
    <w:rsid w:val="0047631F"/>
    <w:rsid w:val="0047644C"/>
    <w:rsid w:val="00476E95"/>
    <w:rsid w:val="00476F49"/>
    <w:rsid w:val="004776FF"/>
    <w:rsid w:val="00480F98"/>
    <w:rsid w:val="004813B9"/>
    <w:rsid w:val="00481721"/>
    <w:rsid w:val="00482019"/>
    <w:rsid w:val="00482BD3"/>
    <w:rsid w:val="00483CE3"/>
    <w:rsid w:val="004843BB"/>
    <w:rsid w:val="00484520"/>
    <w:rsid w:val="00485D28"/>
    <w:rsid w:val="0048653A"/>
    <w:rsid w:val="00486DDA"/>
    <w:rsid w:val="00487CE4"/>
    <w:rsid w:val="0049007D"/>
    <w:rsid w:val="00490398"/>
    <w:rsid w:val="0049053C"/>
    <w:rsid w:val="00490A4C"/>
    <w:rsid w:val="004914ED"/>
    <w:rsid w:val="00492284"/>
    <w:rsid w:val="004922F6"/>
    <w:rsid w:val="00495044"/>
    <w:rsid w:val="00495727"/>
    <w:rsid w:val="00496B78"/>
    <w:rsid w:val="004A00A7"/>
    <w:rsid w:val="004A038C"/>
    <w:rsid w:val="004A1477"/>
    <w:rsid w:val="004A1C5A"/>
    <w:rsid w:val="004A1CEB"/>
    <w:rsid w:val="004A2A83"/>
    <w:rsid w:val="004A2CF8"/>
    <w:rsid w:val="004A3B9D"/>
    <w:rsid w:val="004A4944"/>
    <w:rsid w:val="004A765E"/>
    <w:rsid w:val="004A77A1"/>
    <w:rsid w:val="004A7A95"/>
    <w:rsid w:val="004B0502"/>
    <w:rsid w:val="004B1B97"/>
    <w:rsid w:val="004B1CE9"/>
    <w:rsid w:val="004B1FB3"/>
    <w:rsid w:val="004B30E4"/>
    <w:rsid w:val="004B31AD"/>
    <w:rsid w:val="004B3273"/>
    <w:rsid w:val="004B4568"/>
    <w:rsid w:val="004B4E94"/>
    <w:rsid w:val="004B50A5"/>
    <w:rsid w:val="004B520C"/>
    <w:rsid w:val="004B5F1C"/>
    <w:rsid w:val="004B693F"/>
    <w:rsid w:val="004B6EB5"/>
    <w:rsid w:val="004B7059"/>
    <w:rsid w:val="004B7564"/>
    <w:rsid w:val="004B78B5"/>
    <w:rsid w:val="004B7CBC"/>
    <w:rsid w:val="004C0DC4"/>
    <w:rsid w:val="004C162D"/>
    <w:rsid w:val="004C23C1"/>
    <w:rsid w:val="004C277D"/>
    <w:rsid w:val="004C379D"/>
    <w:rsid w:val="004C40A5"/>
    <w:rsid w:val="004C5D11"/>
    <w:rsid w:val="004C6747"/>
    <w:rsid w:val="004C6BC6"/>
    <w:rsid w:val="004C7819"/>
    <w:rsid w:val="004C7CC3"/>
    <w:rsid w:val="004D002C"/>
    <w:rsid w:val="004D05F6"/>
    <w:rsid w:val="004D132D"/>
    <w:rsid w:val="004D1C1C"/>
    <w:rsid w:val="004D1EA4"/>
    <w:rsid w:val="004D318B"/>
    <w:rsid w:val="004D3D9D"/>
    <w:rsid w:val="004D3DBF"/>
    <w:rsid w:val="004D4206"/>
    <w:rsid w:val="004D45CE"/>
    <w:rsid w:val="004D53AE"/>
    <w:rsid w:val="004D5EB7"/>
    <w:rsid w:val="004D660D"/>
    <w:rsid w:val="004D6B8C"/>
    <w:rsid w:val="004D6F23"/>
    <w:rsid w:val="004D7516"/>
    <w:rsid w:val="004D781A"/>
    <w:rsid w:val="004E017F"/>
    <w:rsid w:val="004E04D5"/>
    <w:rsid w:val="004E154B"/>
    <w:rsid w:val="004E1C47"/>
    <w:rsid w:val="004E2241"/>
    <w:rsid w:val="004E225E"/>
    <w:rsid w:val="004E2CE1"/>
    <w:rsid w:val="004E2D3A"/>
    <w:rsid w:val="004E3A5A"/>
    <w:rsid w:val="004E3EA6"/>
    <w:rsid w:val="004E4113"/>
    <w:rsid w:val="004E4374"/>
    <w:rsid w:val="004E5296"/>
    <w:rsid w:val="004E5386"/>
    <w:rsid w:val="004E5B5C"/>
    <w:rsid w:val="004E6831"/>
    <w:rsid w:val="004E6938"/>
    <w:rsid w:val="004E6C51"/>
    <w:rsid w:val="004E710A"/>
    <w:rsid w:val="004E767F"/>
    <w:rsid w:val="004F003F"/>
    <w:rsid w:val="004F0576"/>
    <w:rsid w:val="004F0819"/>
    <w:rsid w:val="004F2324"/>
    <w:rsid w:val="004F29AD"/>
    <w:rsid w:val="004F2CB1"/>
    <w:rsid w:val="004F3AE1"/>
    <w:rsid w:val="004F419B"/>
    <w:rsid w:val="004F590B"/>
    <w:rsid w:val="004F5FDD"/>
    <w:rsid w:val="004F6D4F"/>
    <w:rsid w:val="004F6DED"/>
    <w:rsid w:val="004F7047"/>
    <w:rsid w:val="004F7388"/>
    <w:rsid w:val="004F7602"/>
    <w:rsid w:val="004F7A17"/>
    <w:rsid w:val="004F7EBE"/>
    <w:rsid w:val="00500259"/>
    <w:rsid w:val="00500723"/>
    <w:rsid w:val="0050182D"/>
    <w:rsid w:val="00501FEB"/>
    <w:rsid w:val="005020C7"/>
    <w:rsid w:val="0050328D"/>
    <w:rsid w:val="005038E0"/>
    <w:rsid w:val="005056D3"/>
    <w:rsid w:val="005059AB"/>
    <w:rsid w:val="00506224"/>
    <w:rsid w:val="00506357"/>
    <w:rsid w:val="00506840"/>
    <w:rsid w:val="005071AF"/>
    <w:rsid w:val="005072B9"/>
    <w:rsid w:val="005073C8"/>
    <w:rsid w:val="0050754C"/>
    <w:rsid w:val="00507FFD"/>
    <w:rsid w:val="005101A8"/>
    <w:rsid w:val="005101E8"/>
    <w:rsid w:val="0051103D"/>
    <w:rsid w:val="00511178"/>
    <w:rsid w:val="00511B98"/>
    <w:rsid w:val="00511F75"/>
    <w:rsid w:val="00512AC7"/>
    <w:rsid w:val="005135FD"/>
    <w:rsid w:val="00513A73"/>
    <w:rsid w:val="00513C7B"/>
    <w:rsid w:val="00513CF3"/>
    <w:rsid w:val="00514750"/>
    <w:rsid w:val="005148E5"/>
    <w:rsid w:val="00514D8A"/>
    <w:rsid w:val="00514EC5"/>
    <w:rsid w:val="00517AE8"/>
    <w:rsid w:val="00517DD8"/>
    <w:rsid w:val="0052004B"/>
    <w:rsid w:val="005204CB"/>
    <w:rsid w:val="00520B22"/>
    <w:rsid w:val="005214AA"/>
    <w:rsid w:val="005215D9"/>
    <w:rsid w:val="005215FD"/>
    <w:rsid w:val="00521799"/>
    <w:rsid w:val="00521C41"/>
    <w:rsid w:val="005221C7"/>
    <w:rsid w:val="00522624"/>
    <w:rsid w:val="005226C2"/>
    <w:rsid w:val="00523B83"/>
    <w:rsid w:val="00524015"/>
    <w:rsid w:val="005243CC"/>
    <w:rsid w:val="00526ADA"/>
    <w:rsid w:val="00526F1E"/>
    <w:rsid w:val="00527AF1"/>
    <w:rsid w:val="00527EE4"/>
    <w:rsid w:val="0053042F"/>
    <w:rsid w:val="00530550"/>
    <w:rsid w:val="00530645"/>
    <w:rsid w:val="00530C92"/>
    <w:rsid w:val="00530EF6"/>
    <w:rsid w:val="005311CA"/>
    <w:rsid w:val="0053136C"/>
    <w:rsid w:val="0053170C"/>
    <w:rsid w:val="00531AAA"/>
    <w:rsid w:val="00532173"/>
    <w:rsid w:val="0053230B"/>
    <w:rsid w:val="005323AE"/>
    <w:rsid w:val="0053278E"/>
    <w:rsid w:val="0053482F"/>
    <w:rsid w:val="00534B0A"/>
    <w:rsid w:val="00534DD6"/>
    <w:rsid w:val="00534F4B"/>
    <w:rsid w:val="0053542D"/>
    <w:rsid w:val="00535BB2"/>
    <w:rsid w:val="005365BA"/>
    <w:rsid w:val="00537214"/>
    <w:rsid w:val="00540169"/>
    <w:rsid w:val="005409E8"/>
    <w:rsid w:val="00540F65"/>
    <w:rsid w:val="00541295"/>
    <w:rsid w:val="005420AD"/>
    <w:rsid w:val="00543507"/>
    <w:rsid w:val="0054541A"/>
    <w:rsid w:val="00545B35"/>
    <w:rsid w:val="00545E94"/>
    <w:rsid w:val="005462D3"/>
    <w:rsid w:val="0054651C"/>
    <w:rsid w:val="00546737"/>
    <w:rsid w:val="0054685A"/>
    <w:rsid w:val="005470FF"/>
    <w:rsid w:val="0054713E"/>
    <w:rsid w:val="005504A7"/>
    <w:rsid w:val="005506CA"/>
    <w:rsid w:val="00551B26"/>
    <w:rsid w:val="00551C8B"/>
    <w:rsid w:val="00551EB4"/>
    <w:rsid w:val="0055207F"/>
    <w:rsid w:val="00552BD0"/>
    <w:rsid w:val="0055310F"/>
    <w:rsid w:val="00553B7E"/>
    <w:rsid w:val="00554DB7"/>
    <w:rsid w:val="00557CFF"/>
    <w:rsid w:val="005607E8"/>
    <w:rsid w:val="00560D5C"/>
    <w:rsid w:val="00560E90"/>
    <w:rsid w:val="0056119D"/>
    <w:rsid w:val="00561435"/>
    <w:rsid w:val="00561A4D"/>
    <w:rsid w:val="00561AC0"/>
    <w:rsid w:val="005623AD"/>
    <w:rsid w:val="005624D3"/>
    <w:rsid w:val="00562F9A"/>
    <w:rsid w:val="00562FB7"/>
    <w:rsid w:val="005632D3"/>
    <w:rsid w:val="00563872"/>
    <w:rsid w:val="00563D32"/>
    <w:rsid w:val="005643EA"/>
    <w:rsid w:val="0056504A"/>
    <w:rsid w:val="005659A1"/>
    <w:rsid w:val="00565EBB"/>
    <w:rsid w:val="005662D5"/>
    <w:rsid w:val="0056699E"/>
    <w:rsid w:val="00566CEE"/>
    <w:rsid w:val="00566EB6"/>
    <w:rsid w:val="00567177"/>
    <w:rsid w:val="00567CD1"/>
    <w:rsid w:val="00570A8D"/>
    <w:rsid w:val="00570E33"/>
    <w:rsid w:val="00571451"/>
    <w:rsid w:val="00571689"/>
    <w:rsid w:val="00571CDF"/>
    <w:rsid w:val="00572748"/>
    <w:rsid w:val="005729A6"/>
    <w:rsid w:val="00573C0A"/>
    <w:rsid w:val="00573D05"/>
    <w:rsid w:val="0057453C"/>
    <w:rsid w:val="005746CE"/>
    <w:rsid w:val="00574885"/>
    <w:rsid w:val="00574A7F"/>
    <w:rsid w:val="00574B30"/>
    <w:rsid w:val="0057517F"/>
    <w:rsid w:val="0057742C"/>
    <w:rsid w:val="005779DF"/>
    <w:rsid w:val="00577CA6"/>
    <w:rsid w:val="005803E5"/>
    <w:rsid w:val="00581575"/>
    <w:rsid w:val="0058157F"/>
    <w:rsid w:val="00581C15"/>
    <w:rsid w:val="00581D6C"/>
    <w:rsid w:val="005826FA"/>
    <w:rsid w:val="005827E8"/>
    <w:rsid w:val="00582D15"/>
    <w:rsid w:val="00583486"/>
    <w:rsid w:val="005837D7"/>
    <w:rsid w:val="00583D60"/>
    <w:rsid w:val="00583EB7"/>
    <w:rsid w:val="00584124"/>
    <w:rsid w:val="005869DD"/>
    <w:rsid w:val="00586FDA"/>
    <w:rsid w:val="00587062"/>
    <w:rsid w:val="00590D3A"/>
    <w:rsid w:val="00590E94"/>
    <w:rsid w:val="00591888"/>
    <w:rsid w:val="00591ECF"/>
    <w:rsid w:val="00592159"/>
    <w:rsid w:val="00592BC2"/>
    <w:rsid w:val="00592F92"/>
    <w:rsid w:val="00593913"/>
    <w:rsid w:val="00594099"/>
    <w:rsid w:val="005943F8"/>
    <w:rsid w:val="00594795"/>
    <w:rsid w:val="005948F3"/>
    <w:rsid w:val="0059496A"/>
    <w:rsid w:val="00594AD5"/>
    <w:rsid w:val="00594EFA"/>
    <w:rsid w:val="0059560D"/>
    <w:rsid w:val="005956AA"/>
    <w:rsid w:val="00595AA6"/>
    <w:rsid w:val="00595DE8"/>
    <w:rsid w:val="0059695A"/>
    <w:rsid w:val="00596CE1"/>
    <w:rsid w:val="005972E1"/>
    <w:rsid w:val="005973AB"/>
    <w:rsid w:val="005A0318"/>
    <w:rsid w:val="005A0FF3"/>
    <w:rsid w:val="005A1586"/>
    <w:rsid w:val="005A17E8"/>
    <w:rsid w:val="005A19F0"/>
    <w:rsid w:val="005A2ADE"/>
    <w:rsid w:val="005A2EEC"/>
    <w:rsid w:val="005A3D58"/>
    <w:rsid w:val="005A40A1"/>
    <w:rsid w:val="005A54B6"/>
    <w:rsid w:val="005A573A"/>
    <w:rsid w:val="005A5A0D"/>
    <w:rsid w:val="005A5B53"/>
    <w:rsid w:val="005A66D7"/>
    <w:rsid w:val="005A68DB"/>
    <w:rsid w:val="005A7874"/>
    <w:rsid w:val="005B0282"/>
    <w:rsid w:val="005B173F"/>
    <w:rsid w:val="005B1FCB"/>
    <w:rsid w:val="005B29B7"/>
    <w:rsid w:val="005B31E8"/>
    <w:rsid w:val="005B3A6C"/>
    <w:rsid w:val="005B3E41"/>
    <w:rsid w:val="005B3F36"/>
    <w:rsid w:val="005B3FF8"/>
    <w:rsid w:val="005B4091"/>
    <w:rsid w:val="005B4355"/>
    <w:rsid w:val="005B585B"/>
    <w:rsid w:val="005B657C"/>
    <w:rsid w:val="005B6591"/>
    <w:rsid w:val="005B736C"/>
    <w:rsid w:val="005B77FC"/>
    <w:rsid w:val="005B7AAA"/>
    <w:rsid w:val="005C078E"/>
    <w:rsid w:val="005C0FE1"/>
    <w:rsid w:val="005C1548"/>
    <w:rsid w:val="005C1FA3"/>
    <w:rsid w:val="005C24F0"/>
    <w:rsid w:val="005C3363"/>
    <w:rsid w:val="005C44C4"/>
    <w:rsid w:val="005C48A3"/>
    <w:rsid w:val="005C49B1"/>
    <w:rsid w:val="005C50F8"/>
    <w:rsid w:val="005C5E7B"/>
    <w:rsid w:val="005C5E8E"/>
    <w:rsid w:val="005C5F17"/>
    <w:rsid w:val="005C61A9"/>
    <w:rsid w:val="005C656A"/>
    <w:rsid w:val="005C7B17"/>
    <w:rsid w:val="005D044A"/>
    <w:rsid w:val="005D0800"/>
    <w:rsid w:val="005D0ACE"/>
    <w:rsid w:val="005D186D"/>
    <w:rsid w:val="005D2A97"/>
    <w:rsid w:val="005D3424"/>
    <w:rsid w:val="005D34DB"/>
    <w:rsid w:val="005D3C7A"/>
    <w:rsid w:val="005D4009"/>
    <w:rsid w:val="005D4870"/>
    <w:rsid w:val="005D48F0"/>
    <w:rsid w:val="005D5EB2"/>
    <w:rsid w:val="005D614C"/>
    <w:rsid w:val="005E00DA"/>
    <w:rsid w:val="005E0DA5"/>
    <w:rsid w:val="005E13BB"/>
    <w:rsid w:val="005E36F4"/>
    <w:rsid w:val="005E404C"/>
    <w:rsid w:val="005E438A"/>
    <w:rsid w:val="005E5B01"/>
    <w:rsid w:val="005E5B95"/>
    <w:rsid w:val="005E5B9F"/>
    <w:rsid w:val="005E5DD5"/>
    <w:rsid w:val="005E645F"/>
    <w:rsid w:val="005E6755"/>
    <w:rsid w:val="005E7260"/>
    <w:rsid w:val="005E786A"/>
    <w:rsid w:val="005E7F0F"/>
    <w:rsid w:val="005F0481"/>
    <w:rsid w:val="005F0E35"/>
    <w:rsid w:val="005F1815"/>
    <w:rsid w:val="005F1973"/>
    <w:rsid w:val="005F1D42"/>
    <w:rsid w:val="005F2BAB"/>
    <w:rsid w:val="005F2FD3"/>
    <w:rsid w:val="005F3500"/>
    <w:rsid w:val="005F39CB"/>
    <w:rsid w:val="005F3F85"/>
    <w:rsid w:val="005F4088"/>
    <w:rsid w:val="005F4BDB"/>
    <w:rsid w:val="005F4CDF"/>
    <w:rsid w:val="005F4D11"/>
    <w:rsid w:val="005F556F"/>
    <w:rsid w:val="005F5BFD"/>
    <w:rsid w:val="005F5D76"/>
    <w:rsid w:val="005F5DF4"/>
    <w:rsid w:val="005F6362"/>
    <w:rsid w:val="005F676D"/>
    <w:rsid w:val="005F6967"/>
    <w:rsid w:val="005F6F3D"/>
    <w:rsid w:val="00600021"/>
    <w:rsid w:val="006008A2"/>
    <w:rsid w:val="0060096D"/>
    <w:rsid w:val="00600E43"/>
    <w:rsid w:val="0060203D"/>
    <w:rsid w:val="00602CC2"/>
    <w:rsid w:val="00603F0D"/>
    <w:rsid w:val="006046F1"/>
    <w:rsid w:val="0060699C"/>
    <w:rsid w:val="00606F72"/>
    <w:rsid w:val="006071A4"/>
    <w:rsid w:val="00607462"/>
    <w:rsid w:val="006079F6"/>
    <w:rsid w:val="00607EE9"/>
    <w:rsid w:val="00607F7F"/>
    <w:rsid w:val="006109F8"/>
    <w:rsid w:val="00610A7A"/>
    <w:rsid w:val="006110B9"/>
    <w:rsid w:val="00611706"/>
    <w:rsid w:val="00611D86"/>
    <w:rsid w:val="00612C20"/>
    <w:rsid w:val="0061354A"/>
    <w:rsid w:val="00614AB9"/>
    <w:rsid w:val="00614F9A"/>
    <w:rsid w:val="0061562C"/>
    <w:rsid w:val="00615FA5"/>
    <w:rsid w:val="00616C39"/>
    <w:rsid w:val="00617977"/>
    <w:rsid w:val="00617E39"/>
    <w:rsid w:val="0062061D"/>
    <w:rsid w:val="00620667"/>
    <w:rsid w:val="00620F03"/>
    <w:rsid w:val="00621199"/>
    <w:rsid w:val="006211DA"/>
    <w:rsid w:val="00621E75"/>
    <w:rsid w:val="00621FF2"/>
    <w:rsid w:val="006222F3"/>
    <w:rsid w:val="006227C4"/>
    <w:rsid w:val="006227E2"/>
    <w:rsid w:val="00623638"/>
    <w:rsid w:val="006236B7"/>
    <w:rsid w:val="00624BB6"/>
    <w:rsid w:val="00625022"/>
    <w:rsid w:val="00625855"/>
    <w:rsid w:val="0062607D"/>
    <w:rsid w:val="00627A40"/>
    <w:rsid w:val="00630782"/>
    <w:rsid w:val="006308BA"/>
    <w:rsid w:val="006314CB"/>
    <w:rsid w:val="006315D5"/>
    <w:rsid w:val="00631974"/>
    <w:rsid w:val="00631DDA"/>
    <w:rsid w:val="00631EAC"/>
    <w:rsid w:val="006322D9"/>
    <w:rsid w:val="006325D6"/>
    <w:rsid w:val="00632649"/>
    <w:rsid w:val="006338A0"/>
    <w:rsid w:val="00633EB5"/>
    <w:rsid w:val="00634674"/>
    <w:rsid w:val="00634C55"/>
    <w:rsid w:val="00635890"/>
    <w:rsid w:val="00635E2E"/>
    <w:rsid w:val="0063684D"/>
    <w:rsid w:val="00637106"/>
    <w:rsid w:val="00637178"/>
    <w:rsid w:val="0063736F"/>
    <w:rsid w:val="00637EDD"/>
    <w:rsid w:val="0064004C"/>
    <w:rsid w:val="00640325"/>
    <w:rsid w:val="00640511"/>
    <w:rsid w:val="00640564"/>
    <w:rsid w:val="0064071A"/>
    <w:rsid w:val="0064097A"/>
    <w:rsid w:val="006409C9"/>
    <w:rsid w:val="006416D8"/>
    <w:rsid w:val="00643569"/>
    <w:rsid w:val="00643876"/>
    <w:rsid w:val="00644911"/>
    <w:rsid w:val="00644A88"/>
    <w:rsid w:val="00644F17"/>
    <w:rsid w:val="00644FAA"/>
    <w:rsid w:val="006450E5"/>
    <w:rsid w:val="006463B1"/>
    <w:rsid w:val="0064642E"/>
    <w:rsid w:val="00646E5E"/>
    <w:rsid w:val="00650847"/>
    <w:rsid w:val="00650EDA"/>
    <w:rsid w:val="00651099"/>
    <w:rsid w:val="006510D8"/>
    <w:rsid w:val="00651204"/>
    <w:rsid w:val="0065140B"/>
    <w:rsid w:val="00651C0D"/>
    <w:rsid w:val="00651FAF"/>
    <w:rsid w:val="00652070"/>
    <w:rsid w:val="00652535"/>
    <w:rsid w:val="0065254C"/>
    <w:rsid w:val="00653517"/>
    <w:rsid w:val="00653677"/>
    <w:rsid w:val="00653C33"/>
    <w:rsid w:val="00654526"/>
    <w:rsid w:val="006562A2"/>
    <w:rsid w:val="00656374"/>
    <w:rsid w:val="0065664C"/>
    <w:rsid w:val="006578BC"/>
    <w:rsid w:val="0065794F"/>
    <w:rsid w:val="00657CF8"/>
    <w:rsid w:val="00660BD1"/>
    <w:rsid w:val="00660C3B"/>
    <w:rsid w:val="00661011"/>
    <w:rsid w:val="00661E2D"/>
    <w:rsid w:val="006626E2"/>
    <w:rsid w:val="00663B80"/>
    <w:rsid w:val="00664369"/>
    <w:rsid w:val="00666E10"/>
    <w:rsid w:val="00670B78"/>
    <w:rsid w:val="006714B1"/>
    <w:rsid w:val="0067184A"/>
    <w:rsid w:val="00671A5E"/>
    <w:rsid w:val="00672095"/>
    <w:rsid w:val="00672168"/>
    <w:rsid w:val="00673C64"/>
    <w:rsid w:val="00673D0E"/>
    <w:rsid w:val="00673D88"/>
    <w:rsid w:val="00673DD6"/>
    <w:rsid w:val="006742C9"/>
    <w:rsid w:val="006748DF"/>
    <w:rsid w:val="006749AB"/>
    <w:rsid w:val="006749DD"/>
    <w:rsid w:val="00674B15"/>
    <w:rsid w:val="006753D9"/>
    <w:rsid w:val="006756B8"/>
    <w:rsid w:val="006764EB"/>
    <w:rsid w:val="00676C1F"/>
    <w:rsid w:val="00677395"/>
    <w:rsid w:val="0068050D"/>
    <w:rsid w:val="0068150F"/>
    <w:rsid w:val="00681EED"/>
    <w:rsid w:val="00682180"/>
    <w:rsid w:val="006829FB"/>
    <w:rsid w:val="00682BA4"/>
    <w:rsid w:val="00683644"/>
    <w:rsid w:val="006846A4"/>
    <w:rsid w:val="00686A70"/>
    <w:rsid w:val="00686ED3"/>
    <w:rsid w:val="00687213"/>
    <w:rsid w:val="00687282"/>
    <w:rsid w:val="00687814"/>
    <w:rsid w:val="006878A4"/>
    <w:rsid w:val="00687B82"/>
    <w:rsid w:val="006903A8"/>
    <w:rsid w:val="0069054F"/>
    <w:rsid w:val="00690E3D"/>
    <w:rsid w:val="00691541"/>
    <w:rsid w:val="0069177A"/>
    <w:rsid w:val="00691A10"/>
    <w:rsid w:val="006924F4"/>
    <w:rsid w:val="0069311A"/>
    <w:rsid w:val="00693D30"/>
    <w:rsid w:val="006946EF"/>
    <w:rsid w:val="00694764"/>
    <w:rsid w:val="00694FDF"/>
    <w:rsid w:val="00695802"/>
    <w:rsid w:val="00695EA1"/>
    <w:rsid w:val="00695F6C"/>
    <w:rsid w:val="00696121"/>
    <w:rsid w:val="0069622E"/>
    <w:rsid w:val="00696A2F"/>
    <w:rsid w:val="00696CC4"/>
    <w:rsid w:val="006A095E"/>
    <w:rsid w:val="006A0E19"/>
    <w:rsid w:val="006A1605"/>
    <w:rsid w:val="006A198A"/>
    <w:rsid w:val="006A1B82"/>
    <w:rsid w:val="006A277D"/>
    <w:rsid w:val="006A2BD0"/>
    <w:rsid w:val="006A3137"/>
    <w:rsid w:val="006A3DF4"/>
    <w:rsid w:val="006A3F81"/>
    <w:rsid w:val="006A443A"/>
    <w:rsid w:val="006A4C96"/>
    <w:rsid w:val="006A5170"/>
    <w:rsid w:val="006A5E96"/>
    <w:rsid w:val="006A6BBE"/>
    <w:rsid w:val="006A729C"/>
    <w:rsid w:val="006A7FA5"/>
    <w:rsid w:val="006B0432"/>
    <w:rsid w:val="006B05CB"/>
    <w:rsid w:val="006B0B22"/>
    <w:rsid w:val="006B16B4"/>
    <w:rsid w:val="006B17AE"/>
    <w:rsid w:val="006B1C76"/>
    <w:rsid w:val="006B2AB4"/>
    <w:rsid w:val="006B3A2D"/>
    <w:rsid w:val="006B3BF3"/>
    <w:rsid w:val="006B3F1F"/>
    <w:rsid w:val="006B41DB"/>
    <w:rsid w:val="006B433C"/>
    <w:rsid w:val="006B4474"/>
    <w:rsid w:val="006B4EC9"/>
    <w:rsid w:val="006B5ADC"/>
    <w:rsid w:val="006B5EAB"/>
    <w:rsid w:val="006B6050"/>
    <w:rsid w:val="006B6145"/>
    <w:rsid w:val="006B6C2A"/>
    <w:rsid w:val="006C021A"/>
    <w:rsid w:val="006C0A7C"/>
    <w:rsid w:val="006C1BC0"/>
    <w:rsid w:val="006C1F4D"/>
    <w:rsid w:val="006C20A4"/>
    <w:rsid w:val="006C23C7"/>
    <w:rsid w:val="006C2674"/>
    <w:rsid w:val="006C3839"/>
    <w:rsid w:val="006C39B8"/>
    <w:rsid w:val="006C428C"/>
    <w:rsid w:val="006C564A"/>
    <w:rsid w:val="006C59D0"/>
    <w:rsid w:val="006C5D5B"/>
    <w:rsid w:val="006C66EF"/>
    <w:rsid w:val="006C6F45"/>
    <w:rsid w:val="006C72F6"/>
    <w:rsid w:val="006C7554"/>
    <w:rsid w:val="006C7857"/>
    <w:rsid w:val="006C7AB9"/>
    <w:rsid w:val="006C7B51"/>
    <w:rsid w:val="006D02AC"/>
    <w:rsid w:val="006D1956"/>
    <w:rsid w:val="006D1BA3"/>
    <w:rsid w:val="006D1D1A"/>
    <w:rsid w:val="006D1DAD"/>
    <w:rsid w:val="006D1F83"/>
    <w:rsid w:val="006D211D"/>
    <w:rsid w:val="006D2310"/>
    <w:rsid w:val="006D23CA"/>
    <w:rsid w:val="006D2CC9"/>
    <w:rsid w:val="006D2F98"/>
    <w:rsid w:val="006D3336"/>
    <w:rsid w:val="006D4B3B"/>
    <w:rsid w:val="006D611C"/>
    <w:rsid w:val="006D679D"/>
    <w:rsid w:val="006D6BAB"/>
    <w:rsid w:val="006D70DC"/>
    <w:rsid w:val="006D72F2"/>
    <w:rsid w:val="006E00DB"/>
    <w:rsid w:val="006E0520"/>
    <w:rsid w:val="006E0769"/>
    <w:rsid w:val="006E08E2"/>
    <w:rsid w:val="006E0C96"/>
    <w:rsid w:val="006E0E96"/>
    <w:rsid w:val="006E0F0F"/>
    <w:rsid w:val="006E0F4F"/>
    <w:rsid w:val="006E19CE"/>
    <w:rsid w:val="006E1A21"/>
    <w:rsid w:val="006E1B11"/>
    <w:rsid w:val="006E1D7D"/>
    <w:rsid w:val="006E1E5C"/>
    <w:rsid w:val="006E2642"/>
    <w:rsid w:val="006E291A"/>
    <w:rsid w:val="006E2927"/>
    <w:rsid w:val="006E2D4B"/>
    <w:rsid w:val="006E35A1"/>
    <w:rsid w:val="006E3A24"/>
    <w:rsid w:val="006E3EAA"/>
    <w:rsid w:val="006E40FA"/>
    <w:rsid w:val="006E43A0"/>
    <w:rsid w:val="006E4B45"/>
    <w:rsid w:val="006E552B"/>
    <w:rsid w:val="006E5C61"/>
    <w:rsid w:val="006E5CD2"/>
    <w:rsid w:val="006E6B1E"/>
    <w:rsid w:val="006E6B88"/>
    <w:rsid w:val="006E70DA"/>
    <w:rsid w:val="006E7383"/>
    <w:rsid w:val="006E7E1E"/>
    <w:rsid w:val="006F0159"/>
    <w:rsid w:val="006F023F"/>
    <w:rsid w:val="006F0454"/>
    <w:rsid w:val="006F04F8"/>
    <w:rsid w:val="006F058B"/>
    <w:rsid w:val="006F0C36"/>
    <w:rsid w:val="006F10E3"/>
    <w:rsid w:val="006F1DE2"/>
    <w:rsid w:val="006F224F"/>
    <w:rsid w:val="006F2FC1"/>
    <w:rsid w:val="006F400E"/>
    <w:rsid w:val="006F44AD"/>
    <w:rsid w:val="006F4BAB"/>
    <w:rsid w:val="006F4D95"/>
    <w:rsid w:val="006F5618"/>
    <w:rsid w:val="006F582A"/>
    <w:rsid w:val="006F6E8B"/>
    <w:rsid w:val="006F724C"/>
    <w:rsid w:val="00700956"/>
    <w:rsid w:val="00700CCA"/>
    <w:rsid w:val="00701AF6"/>
    <w:rsid w:val="0070201E"/>
    <w:rsid w:val="00703431"/>
    <w:rsid w:val="00703632"/>
    <w:rsid w:val="00704324"/>
    <w:rsid w:val="007049A2"/>
    <w:rsid w:val="00705531"/>
    <w:rsid w:val="007055CB"/>
    <w:rsid w:val="00705C76"/>
    <w:rsid w:val="007070F1"/>
    <w:rsid w:val="0071100D"/>
    <w:rsid w:val="00711145"/>
    <w:rsid w:val="007114EC"/>
    <w:rsid w:val="007135D7"/>
    <w:rsid w:val="00714699"/>
    <w:rsid w:val="00714BE6"/>
    <w:rsid w:val="00714F28"/>
    <w:rsid w:val="00714F99"/>
    <w:rsid w:val="00715B96"/>
    <w:rsid w:val="00716227"/>
    <w:rsid w:val="007167DD"/>
    <w:rsid w:val="00716897"/>
    <w:rsid w:val="007168DD"/>
    <w:rsid w:val="00720F54"/>
    <w:rsid w:val="00722217"/>
    <w:rsid w:val="007229A5"/>
    <w:rsid w:val="00723A30"/>
    <w:rsid w:val="0072468C"/>
    <w:rsid w:val="0072468E"/>
    <w:rsid w:val="00726115"/>
    <w:rsid w:val="00726676"/>
    <w:rsid w:val="00726FE4"/>
    <w:rsid w:val="00727195"/>
    <w:rsid w:val="0073052A"/>
    <w:rsid w:val="0073093C"/>
    <w:rsid w:val="00730E6B"/>
    <w:rsid w:val="00731907"/>
    <w:rsid w:val="00731A1E"/>
    <w:rsid w:val="00731BBF"/>
    <w:rsid w:val="00731D41"/>
    <w:rsid w:val="007326A3"/>
    <w:rsid w:val="0073295A"/>
    <w:rsid w:val="00732EAE"/>
    <w:rsid w:val="00733178"/>
    <w:rsid w:val="0073327A"/>
    <w:rsid w:val="007342EC"/>
    <w:rsid w:val="007347B7"/>
    <w:rsid w:val="00735A37"/>
    <w:rsid w:val="00735CDC"/>
    <w:rsid w:val="00735E28"/>
    <w:rsid w:val="00735EF6"/>
    <w:rsid w:val="0073631E"/>
    <w:rsid w:val="00736ABB"/>
    <w:rsid w:val="00736DED"/>
    <w:rsid w:val="007376EA"/>
    <w:rsid w:val="007379F6"/>
    <w:rsid w:val="00737EA2"/>
    <w:rsid w:val="007405FC"/>
    <w:rsid w:val="00740CEE"/>
    <w:rsid w:val="007425CD"/>
    <w:rsid w:val="0074269A"/>
    <w:rsid w:val="00742C7A"/>
    <w:rsid w:val="00742D67"/>
    <w:rsid w:val="00742FB6"/>
    <w:rsid w:val="00742FBF"/>
    <w:rsid w:val="00743B3B"/>
    <w:rsid w:val="00743F1C"/>
    <w:rsid w:val="0074443F"/>
    <w:rsid w:val="00745045"/>
    <w:rsid w:val="0074597C"/>
    <w:rsid w:val="00746BFC"/>
    <w:rsid w:val="007479CB"/>
    <w:rsid w:val="00750D4A"/>
    <w:rsid w:val="007513B8"/>
    <w:rsid w:val="007516AA"/>
    <w:rsid w:val="0075181A"/>
    <w:rsid w:val="007518C8"/>
    <w:rsid w:val="00751B5B"/>
    <w:rsid w:val="00751C05"/>
    <w:rsid w:val="007527BC"/>
    <w:rsid w:val="00752BC1"/>
    <w:rsid w:val="00752E93"/>
    <w:rsid w:val="007536FB"/>
    <w:rsid w:val="00754D14"/>
    <w:rsid w:val="007550D4"/>
    <w:rsid w:val="00755485"/>
    <w:rsid w:val="007573E3"/>
    <w:rsid w:val="0075755F"/>
    <w:rsid w:val="00757AB0"/>
    <w:rsid w:val="00757F03"/>
    <w:rsid w:val="00761CBF"/>
    <w:rsid w:val="0076223E"/>
    <w:rsid w:val="00762E08"/>
    <w:rsid w:val="00762F5D"/>
    <w:rsid w:val="0076408A"/>
    <w:rsid w:val="00764BBE"/>
    <w:rsid w:val="007650B1"/>
    <w:rsid w:val="007653CC"/>
    <w:rsid w:val="00765B23"/>
    <w:rsid w:val="0076617D"/>
    <w:rsid w:val="007661F2"/>
    <w:rsid w:val="007675A1"/>
    <w:rsid w:val="007679F2"/>
    <w:rsid w:val="00767B3C"/>
    <w:rsid w:val="00770AF9"/>
    <w:rsid w:val="007714BA"/>
    <w:rsid w:val="007716D2"/>
    <w:rsid w:val="00771A7F"/>
    <w:rsid w:val="0077260C"/>
    <w:rsid w:val="00772893"/>
    <w:rsid w:val="007738BD"/>
    <w:rsid w:val="00773D6C"/>
    <w:rsid w:val="00774378"/>
    <w:rsid w:val="00774420"/>
    <w:rsid w:val="00774659"/>
    <w:rsid w:val="0077614D"/>
    <w:rsid w:val="00776354"/>
    <w:rsid w:val="00777830"/>
    <w:rsid w:val="00780B76"/>
    <w:rsid w:val="00780B7E"/>
    <w:rsid w:val="00780C51"/>
    <w:rsid w:val="007820BD"/>
    <w:rsid w:val="00782349"/>
    <w:rsid w:val="007829E9"/>
    <w:rsid w:val="00782D59"/>
    <w:rsid w:val="007832D9"/>
    <w:rsid w:val="00783561"/>
    <w:rsid w:val="00783D6A"/>
    <w:rsid w:val="00784497"/>
    <w:rsid w:val="00784FA6"/>
    <w:rsid w:val="00784FD2"/>
    <w:rsid w:val="007850A6"/>
    <w:rsid w:val="007851AE"/>
    <w:rsid w:val="00786A3E"/>
    <w:rsid w:val="00787060"/>
    <w:rsid w:val="00787729"/>
    <w:rsid w:val="00787ACB"/>
    <w:rsid w:val="00787BFA"/>
    <w:rsid w:val="00790067"/>
    <w:rsid w:val="00790653"/>
    <w:rsid w:val="00790844"/>
    <w:rsid w:val="00790B75"/>
    <w:rsid w:val="0079156E"/>
    <w:rsid w:val="007916DC"/>
    <w:rsid w:val="00791FF7"/>
    <w:rsid w:val="00792920"/>
    <w:rsid w:val="00792C0F"/>
    <w:rsid w:val="00792C1B"/>
    <w:rsid w:val="00793711"/>
    <w:rsid w:val="00793737"/>
    <w:rsid w:val="00793C96"/>
    <w:rsid w:val="00793EC0"/>
    <w:rsid w:val="00793F5E"/>
    <w:rsid w:val="00794767"/>
    <w:rsid w:val="00794892"/>
    <w:rsid w:val="00794F5D"/>
    <w:rsid w:val="00795C9E"/>
    <w:rsid w:val="00795FB0"/>
    <w:rsid w:val="00796CA3"/>
    <w:rsid w:val="00796F52"/>
    <w:rsid w:val="00797890"/>
    <w:rsid w:val="00797EE3"/>
    <w:rsid w:val="007A056B"/>
    <w:rsid w:val="007A0B4F"/>
    <w:rsid w:val="007A1372"/>
    <w:rsid w:val="007A1D6A"/>
    <w:rsid w:val="007A217C"/>
    <w:rsid w:val="007A2488"/>
    <w:rsid w:val="007A29E5"/>
    <w:rsid w:val="007A2B1B"/>
    <w:rsid w:val="007A2D10"/>
    <w:rsid w:val="007A495D"/>
    <w:rsid w:val="007A4C99"/>
    <w:rsid w:val="007A50E0"/>
    <w:rsid w:val="007A5A48"/>
    <w:rsid w:val="007A6935"/>
    <w:rsid w:val="007A7DD9"/>
    <w:rsid w:val="007B0870"/>
    <w:rsid w:val="007B0AF8"/>
    <w:rsid w:val="007B1308"/>
    <w:rsid w:val="007B2881"/>
    <w:rsid w:val="007B300F"/>
    <w:rsid w:val="007B392B"/>
    <w:rsid w:val="007B3F1F"/>
    <w:rsid w:val="007B4927"/>
    <w:rsid w:val="007B4F5D"/>
    <w:rsid w:val="007B5484"/>
    <w:rsid w:val="007B5AD9"/>
    <w:rsid w:val="007B6203"/>
    <w:rsid w:val="007B7388"/>
    <w:rsid w:val="007B7501"/>
    <w:rsid w:val="007B75B4"/>
    <w:rsid w:val="007C17D3"/>
    <w:rsid w:val="007C1FFC"/>
    <w:rsid w:val="007C4EE2"/>
    <w:rsid w:val="007C5265"/>
    <w:rsid w:val="007C5EBD"/>
    <w:rsid w:val="007C72C0"/>
    <w:rsid w:val="007C7437"/>
    <w:rsid w:val="007C7718"/>
    <w:rsid w:val="007C7F00"/>
    <w:rsid w:val="007C7F7B"/>
    <w:rsid w:val="007D1121"/>
    <w:rsid w:val="007D13B3"/>
    <w:rsid w:val="007D14FF"/>
    <w:rsid w:val="007D2023"/>
    <w:rsid w:val="007D268A"/>
    <w:rsid w:val="007D297C"/>
    <w:rsid w:val="007D2A23"/>
    <w:rsid w:val="007D2B8B"/>
    <w:rsid w:val="007D2E66"/>
    <w:rsid w:val="007D412D"/>
    <w:rsid w:val="007D41D9"/>
    <w:rsid w:val="007D4AC8"/>
    <w:rsid w:val="007D4B78"/>
    <w:rsid w:val="007D4E96"/>
    <w:rsid w:val="007D5318"/>
    <w:rsid w:val="007D5C37"/>
    <w:rsid w:val="007D6136"/>
    <w:rsid w:val="007D7A07"/>
    <w:rsid w:val="007E0689"/>
    <w:rsid w:val="007E0EE3"/>
    <w:rsid w:val="007E12A1"/>
    <w:rsid w:val="007E12AC"/>
    <w:rsid w:val="007E1C78"/>
    <w:rsid w:val="007E1CAC"/>
    <w:rsid w:val="007E29B4"/>
    <w:rsid w:val="007E315A"/>
    <w:rsid w:val="007E4496"/>
    <w:rsid w:val="007E4740"/>
    <w:rsid w:val="007E4EDE"/>
    <w:rsid w:val="007E526C"/>
    <w:rsid w:val="007E578C"/>
    <w:rsid w:val="007E5809"/>
    <w:rsid w:val="007E5957"/>
    <w:rsid w:val="007E5F0C"/>
    <w:rsid w:val="007E628E"/>
    <w:rsid w:val="007E650B"/>
    <w:rsid w:val="007E6F65"/>
    <w:rsid w:val="007E6FFB"/>
    <w:rsid w:val="007E7021"/>
    <w:rsid w:val="007E76C2"/>
    <w:rsid w:val="007E7CBF"/>
    <w:rsid w:val="007E7DD6"/>
    <w:rsid w:val="007E7F80"/>
    <w:rsid w:val="007F04F9"/>
    <w:rsid w:val="007F05FB"/>
    <w:rsid w:val="007F1267"/>
    <w:rsid w:val="007F1277"/>
    <w:rsid w:val="007F1568"/>
    <w:rsid w:val="007F1614"/>
    <w:rsid w:val="007F18F2"/>
    <w:rsid w:val="007F1931"/>
    <w:rsid w:val="007F1E0B"/>
    <w:rsid w:val="007F24A8"/>
    <w:rsid w:val="007F2B91"/>
    <w:rsid w:val="007F2C97"/>
    <w:rsid w:val="007F3065"/>
    <w:rsid w:val="007F374E"/>
    <w:rsid w:val="007F3C1A"/>
    <w:rsid w:val="007F47A0"/>
    <w:rsid w:val="007F589D"/>
    <w:rsid w:val="007F59FE"/>
    <w:rsid w:val="007F6045"/>
    <w:rsid w:val="007F687C"/>
    <w:rsid w:val="007F71B0"/>
    <w:rsid w:val="007F7320"/>
    <w:rsid w:val="007F755F"/>
    <w:rsid w:val="007F7FB8"/>
    <w:rsid w:val="00800261"/>
    <w:rsid w:val="008004AC"/>
    <w:rsid w:val="008007FA"/>
    <w:rsid w:val="008015C9"/>
    <w:rsid w:val="00801B66"/>
    <w:rsid w:val="00802063"/>
    <w:rsid w:val="00802342"/>
    <w:rsid w:val="00802AC1"/>
    <w:rsid w:val="00802F67"/>
    <w:rsid w:val="00803BB1"/>
    <w:rsid w:val="00804BC5"/>
    <w:rsid w:val="008052AB"/>
    <w:rsid w:val="00806286"/>
    <w:rsid w:val="00806298"/>
    <w:rsid w:val="00806636"/>
    <w:rsid w:val="00806E81"/>
    <w:rsid w:val="00807372"/>
    <w:rsid w:val="008076C4"/>
    <w:rsid w:val="0081145C"/>
    <w:rsid w:val="00812E0E"/>
    <w:rsid w:val="00813928"/>
    <w:rsid w:val="00814CE4"/>
    <w:rsid w:val="00814F82"/>
    <w:rsid w:val="00815A62"/>
    <w:rsid w:val="008172ED"/>
    <w:rsid w:val="0081773B"/>
    <w:rsid w:val="008178D7"/>
    <w:rsid w:val="00817976"/>
    <w:rsid w:val="00817EF5"/>
    <w:rsid w:val="008205DE"/>
    <w:rsid w:val="00820ECD"/>
    <w:rsid w:val="00821E58"/>
    <w:rsid w:val="00821FD9"/>
    <w:rsid w:val="00822ADB"/>
    <w:rsid w:val="00822C05"/>
    <w:rsid w:val="00822ED5"/>
    <w:rsid w:val="00822EDA"/>
    <w:rsid w:val="008233C9"/>
    <w:rsid w:val="00824226"/>
    <w:rsid w:val="00824F92"/>
    <w:rsid w:val="00825046"/>
    <w:rsid w:val="008254D4"/>
    <w:rsid w:val="00826730"/>
    <w:rsid w:val="00826BF1"/>
    <w:rsid w:val="0082713E"/>
    <w:rsid w:val="00827279"/>
    <w:rsid w:val="00827ECB"/>
    <w:rsid w:val="008304B4"/>
    <w:rsid w:val="00830A02"/>
    <w:rsid w:val="00830A9D"/>
    <w:rsid w:val="00830F0D"/>
    <w:rsid w:val="008313FD"/>
    <w:rsid w:val="00831496"/>
    <w:rsid w:val="008319F3"/>
    <w:rsid w:val="00831FC4"/>
    <w:rsid w:val="008329D6"/>
    <w:rsid w:val="00832AFB"/>
    <w:rsid w:val="00832D0B"/>
    <w:rsid w:val="008333D3"/>
    <w:rsid w:val="008343D8"/>
    <w:rsid w:val="00834AF2"/>
    <w:rsid w:val="00836552"/>
    <w:rsid w:val="008372F5"/>
    <w:rsid w:val="008374E8"/>
    <w:rsid w:val="00837B44"/>
    <w:rsid w:val="00837BB6"/>
    <w:rsid w:val="008407D7"/>
    <w:rsid w:val="008407F3"/>
    <w:rsid w:val="00840913"/>
    <w:rsid w:val="00840932"/>
    <w:rsid w:val="008424D8"/>
    <w:rsid w:val="008429E4"/>
    <w:rsid w:val="008431F4"/>
    <w:rsid w:val="008435F5"/>
    <w:rsid w:val="00843BB1"/>
    <w:rsid w:val="0084457C"/>
    <w:rsid w:val="008452A9"/>
    <w:rsid w:val="00845339"/>
    <w:rsid w:val="00845376"/>
    <w:rsid w:val="008455E0"/>
    <w:rsid w:val="00845F16"/>
    <w:rsid w:val="00847179"/>
    <w:rsid w:val="0085015D"/>
    <w:rsid w:val="00850274"/>
    <w:rsid w:val="00850367"/>
    <w:rsid w:val="00850CC2"/>
    <w:rsid w:val="00850EF3"/>
    <w:rsid w:val="00851366"/>
    <w:rsid w:val="008515B1"/>
    <w:rsid w:val="00851A95"/>
    <w:rsid w:val="008523E6"/>
    <w:rsid w:val="00852A9B"/>
    <w:rsid w:val="00853204"/>
    <w:rsid w:val="0085369A"/>
    <w:rsid w:val="00853D96"/>
    <w:rsid w:val="0085449B"/>
    <w:rsid w:val="00854E33"/>
    <w:rsid w:val="0085672F"/>
    <w:rsid w:val="008567FA"/>
    <w:rsid w:val="0085688E"/>
    <w:rsid w:val="00857601"/>
    <w:rsid w:val="00857F2D"/>
    <w:rsid w:val="0086041D"/>
    <w:rsid w:val="00861BCA"/>
    <w:rsid w:val="00861D67"/>
    <w:rsid w:val="00861FE7"/>
    <w:rsid w:val="00862592"/>
    <w:rsid w:val="00862D12"/>
    <w:rsid w:val="0086321D"/>
    <w:rsid w:val="0086331F"/>
    <w:rsid w:val="008633ED"/>
    <w:rsid w:val="008636BC"/>
    <w:rsid w:val="00863AE5"/>
    <w:rsid w:val="00864E33"/>
    <w:rsid w:val="00865754"/>
    <w:rsid w:val="008675E4"/>
    <w:rsid w:val="00867962"/>
    <w:rsid w:val="00867B97"/>
    <w:rsid w:val="00870149"/>
    <w:rsid w:val="0087054B"/>
    <w:rsid w:val="008706F8"/>
    <w:rsid w:val="00870813"/>
    <w:rsid w:val="008708AD"/>
    <w:rsid w:val="00870B97"/>
    <w:rsid w:val="00870EAE"/>
    <w:rsid w:val="0087120B"/>
    <w:rsid w:val="00871FE1"/>
    <w:rsid w:val="0087264A"/>
    <w:rsid w:val="0087284A"/>
    <w:rsid w:val="00873A21"/>
    <w:rsid w:val="00873A44"/>
    <w:rsid w:val="00873ABD"/>
    <w:rsid w:val="00874C00"/>
    <w:rsid w:val="008754EE"/>
    <w:rsid w:val="008754F0"/>
    <w:rsid w:val="00876F5E"/>
    <w:rsid w:val="008777A9"/>
    <w:rsid w:val="008814DF"/>
    <w:rsid w:val="008817B5"/>
    <w:rsid w:val="0088194E"/>
    <w:rsid w:val="00881AAD"/>
    <w:rsid w:val="00881D23"/>
    <w:rsid w:val="00881DEC"/>
    <w:rsid w:val="00881FEC"/>
    <w:rsid w:val="00882172"/>
    <w:rsid w:val="008827F3"/>
    <w:rsid w:val="0088371A"/>
    <w:rsid w:val="00884574"/>
    <w:rsid w:val="00885057"/>
    <w:rsid w:val="008850EC"/>
    <w:rsid w:val="008851F4"/>
    <w:rsid w:val="00885553"/>
    <w:rsid w:val="00886103"/>
    <w:rsid w:val="00886D89"/>
    <w:rsid w:val="00890212"/>
    <w:rsid w:val="008906A8"/>
    <w:rsid w:val="00890771"/>
    <w:rsid w:val="008911E5"/>
    <w:rsid w:val="008921C9"/>
    <w:rsid w:val="00892A9E"/>
    <w:rsid w:val="0089317C"/>
    <w:rsid w:val="00893613"/>
    <w:rsid w:val="00893B34"/>
    <w:rsid w:val="008940DE"/>
    <w:rsid w:val="008941AF"/>
    <w:rsid w:val="00896A39"/>
    <w:rsid w:val="008975A9"/>
    <w:rsid w:val="00897B90"/>
    <w:rsid w:val="008A0560"/>
    <w:rsid w:val="008A1975"/>
    <w:rsid w:val="008A246B"/>
    <w:rsid w:val="008A2540"/>
    <w:rsid w:val="008A2BE0"/>
    <w:rsid w:val="008A2F37"/>
    <w:rsid w:val="008A2FAF"/>
    <w:rsid w:val="008A3848"/>
    <w:rsid w:val="008A486A"/>
    <w:rsid w:val="008A51C3"/>
    <w:rsid w:val="008A5D71"/>
    <w:rsid w:val="008A5F5B"/>
    <w:rsid w:val="008A6B47"/>
    <w:rsid w:val="008A6D20"/>
    <w:rsid w:val="008A6FCD"/>
    <w:rsid w:val="008A7128"/>
    <w:rsid w:val="008B0C05"/>
    <w:rsid w:val="008B15B3"/>
    <w:rsid w:val="008B1B19"/>
    <w:rsid w:val="008B1E1B"/>
    <w:rsid w:val="008B286E"/>
    <w:rsid w:val="008B2898"/>
    <w:rsid w:val="008B44B0"/>
    <w:rsid w:val="008B4779"/>
    <w:rsid w:val="008B4AA8"/>
    <w:rsid w:val="008B5A70"/>
    <w:rsid w:val="008B625B"/>
    <w:rsid w:val="008B636B"/>
    <w:rsid w:val="008B63AE"/>
    <w:rsid w:val="008B7968"/>
    <w:rsid w:val="008C00C5"/>
    <w:rsid w:val="008C03A0"/>
    <w:rsid w:val="008C047B"/>
    <w:rsid w:val="008C1930"/>
    <w:rsid w:val="008C1978"/>
    <w:rsid w:val="008C357F"/>
    <w:rsid w:val="008C3806"/>
    <w:rsid w:val="008C444D"/>
    <w:rsid w:val="008C4507"/>
    <w:rsid w:val="008C4524"/>
    <w:rsid w:val="008C4FD7"/>
    <w:rsid w:val="008C515B"/>
    <w:rsid w:val="008C5C1B"/>
    <w:rsid w:val="008C663C"/>
    <w:rsid w:val="008C6C2A"/>
    <w:rsid w:val="008C6DE6"/>
    <w:rsid w:val="008C71C7"/>
    <w:rsid w:val="008C7429"/>
    <w:rsid w:val="008C77FF"/>
    <w:rsid w:val="008C795F"/>
    <w:rsid w:val="008C7D7F"/>
    <w:rsid w:val="008D0675"/>
    <w:rsid w:val="008D0A65"/>
    <w:rsid w:val="008D0C3B"/>
    <w:rsid w:val="008D144E"/>
    <w:rsid w:val="008D145F"/>
    <w:rsid w:val="008D16E2"/>
    <w:rsid w:val="008D1DE6"/>
    <w:rsid w:val="008D1F3B"/>
    <w:rsid w:val="008D22D5"/>
    <w:rsid w:val="008D26AF"/>
    <w:rsid w:val="008D36D2"/>
    <w:rsid w:val="008D457C"/>
    <w:rsid w:val="008D4BAC"/>
    <w:rsid w:val="008D54E4"/>
    <w:rsid w:val="008D5637"/>
    <w:rsid w:val="008D6476"/>
    <w:rsid w:val="008D6772"/>
    <w:rsid w:val="008D7211"/>
    <w:rsid w:val="008D7226"/>
    <w:rsid w:val="008D7BDA"/>
    <w:rsid w:val="008D7C35"/>
    <w:rsid w:val="008E15E3"/>
    <w:rsid w:val="008E1704"/>
    <w:rsid w:val="008E1DF4"/>
    <w:rsid w:val="008E24E9"/>
    <w:rsid w:val="008E258B"/>
    <w:rsid w:val="008E2CF1"/>
    <w:rsid w:val="008E302F"/>
    <w:rsid w:val="008E410B"/>
    <w:rsid w:val="008E436B"/>
    <w:rsid w:val="008E4562"/>
    <w:rsid w:val="008E4C4D"/>
    <w:rsid w:val="008E51D8"/>
    <w:rsid w:val="008E52ED"/>
    <w:rsid w:val="008E59E9"/>
    <w:rsid w:val="008E5ACE"/>
    <w:rsid w:val="008E61BC"/>
    <w:rsid w:val="008E65F1"/>
    <w:rsid w:val="008E683D"/>
    <w:rsid w:val="008E6CD2"/>
    <w:rsid w:val="008E7446"/>
    <w:rsid w:val="008F01D0"/>
    <w:rsid w:val="008F111D"/>
    <w:rsid w:val="008F1623"/>
    <w:rsid w:val="008F1B65"/>
    <w:rsid w:val="008F1CDC"/>
    <w:rsid w:val="008F1EBC"/>
    <w:rsid w:val="008F226E"/>
    <w:rsid w:val="008F352D"/>
    <w:rsid w:val="008F3E78"/>
    <w:rsid w:val="008F443C"/>
    <w:rsid w:val="008F4874"/>
    <w:rsid w:val="008F5260"/>
    <w:rsid w:val="008F52DB"/>
    <w:rsid w:val="008F5AE2"/>
    <w:rsid w:val="008F662D"/>
    <w:rsid w:val="008F73C5"/>
    <w:rsid w:val="008F7F7B"/>
    <w:rsid w:val="009003A9"/>
    <w:rsid w:val="009004A7"/>
    <w:rsid w:val="00900778"/>
    <w:rsid w:val="00900CF9"/>
    <w:rsid w:val="009014F6"/>
    <w:rsid w:val="00902E19"/>
    <w:rsid w:val="00903338"/>
    <w:rsid w:val="009033F8"/>
    <w:rsid w:val="009048AF"/>
    <w:rsid w:val="00904E6B"/>
    <w:rsid w:val="0090619E"/>
    <w:rsid w:val="00906D22"/>
    <w:rsid w:val="00906D4D"/>
    <w:rsid w:val="00906EED"/>
    <w:rsid w:val="009071EF"/>
    <w:rsid w:val="009074AC"/>
    <w:rsid w:val="009101F8"/>
    <w:rsid w:val="00911095"/>
    <w:rsid w:val="00911753"/>
    <w:rsid w:val="00911D05"/>
    <w:rsid w:val="00911E2D"/>
    <w:rsid w:val="00912B01"/>
    <w:rsid w:val="00913A06"/>
    <w:rsid w:val="00914A9F"/>
    <w:rsid w:val="00914F11"/>
    <w:rsid w:val="0091528E"/>
    <w:rsid w:val="009152E3"/>
    <w:rsid w:val="00915626"/>
    <w:rsid w:val="00915E3C"/>
    <w:rsid w:val="00916D98"/>
    <w:rsid w:val="00917E37"/>
    <w:rsid w:val="0092073B"/>
    <w:rsid w:val="00922277"/>
    <w:rsid w:val="0092269B"/>
    <w:rsid w:val="00923675"/>
    <w:rsid w:val="0092442C"/>
    <w:rsid w:val="00924431"/>
    <w:rsid w:val="00924BC1"/>
    <w:rsid w:val="0092551E"/>
    <w:rsid w:val="00925EF3"/>
    <w:rsid w:val="00927268"/>
    <w:rsid w:val="0093051A"/>
    <w:rsid w:val="00930F7F"/>
    <w:rsid w:val="00931E30"/>
    <w:rsid w:val="00932059"/>
    <w:rsid w:val="00932075"/>
    <w:rsid w:val="009325FC"/>
    <w:rsid w:val="00932A17"/>
    <w:rsid w:val="00933CFA"/>
    <w:rsid w:val="00933E12"/>
    <w:rsid w:val="00933F2B"/>
    <w:rsid w:val="009341BE"/>
    <w:rsid w:val="009341DF"/>
    <w:rsid w:val="00934A64"/>
    <w:rsid w:val="009350BA"/>
    <w:rsid w:val="00935C22"/>
    <w:rsid w:val="00935E28"/>
    <w:rsid w:val="00936F9F"/>
    <w:rsid w:val="0093746A"/>
    <w:rsid w:val="009374AD"/>
    <w:rsid w:val="00937CAB"/>
    <w:rsid w:val="00937E1B"/>
    <w:rsid w:val="009404F2"/>
    <w:rsid w:val="00940F4F"/>
    <w:rsid w:val="00941857"/>
    <w:rsid w:val="0094198D"/>
    <w:rsid w:val="00942323"/>
    <w:rsid w:val="0094233C"/>
    <w:rsid w:val="00942618"/>
    <w:rsid w:val="00942D86"/>
    <w:rsid w:val="009439AB"/>
    <w:rsid w:val="009439CD"/>
    <w:rsid w:val="0094479F"/>
    <w:rsid w:val="009452F6"/>
    <w:rsid w:val="00945661"/>
    <w:rsid w:val="0094639D"/>
    <w:rsid w:val="009469DD"/>
    <w:rsid w:val="00947611"/>
    <w:rsid w:val="0094777F"/>
    <w:rsid w:val="00947E27"/>
    <w:rsid w:val="009505D8"/>
    <w:rsid w:val="00950933"/>
    <w:rsid w:val="00950999"/>
    <w:rsid w:val="00950DBC"/>
    <w:rsid w:val="00951D9A"/>
    <w:rsid w:val="00952D24"/>
    <w:rsid w:val="00952DDF"/>
    <w:rsid w:val="00953E0C"/>
    <w:rsid w:val="00954883"/>
    <w:rsid w:val="00954A2D"/>
    <w:rsid w:val="00955AC9"/>
    <w:rsid w:val="00956777"/>
    <w:rsid w:val="009568C3"/>
    <w:rsid w:val="00956DAF"/>
    <w:rsid w:val="0095716B"/>
    <w:rsid w:val="00957B5E"/>
    <w:rsid w:val="00960532"/>
    <w:rsid w:val="00960877"/>
    <w:rsid w:val="009609A7"/>
    <w:rsid w:val="00960B81"/>
    <w:rsid w:val="00960CC5"/>
    <w:rsid w:val="009625CD"/>
    <w:rsid w:val="00962B08"/>
    <w:rsid w:val="00962D97"/>
    <w:rsid w:val="00964A25"/>
    <w:rsid w:val="0096507E"/>
    <w:rsid w:val="00965A06"/>
    <w:rsid w:val="009660CF"/>
    <w:rsid w:val="00966C71"/>
    <w:rsid w:val="00967046"/>
    <w:rsid w:val="009675E7"/>
    <w:rsid w:val="00967729"/>
    <w:rsid w:val="00967CA2"/>
    <w:rsid w:val="00970172"/>
    <w:rsid w:val="0097083A"/>
    <w:rsid w:val="00971544"/>
    <w:rsid w:val="00971A38"/>
    <w:rsid w:val="00971E26"/>
    <w:rsid w:val="00973052"/>
    <w:rsid w:val="0097368C"/>
    <w:rsid w:val="00973A40"/>
    <w:rsid w:val="00973D56"/>
    <w:rsid w:val="00973DAA"/>
    <w:rsid w:val="00973FF1"/>
    <w:rsid w:val="00974A86"/>
    <w:rsid w:val="00974A8A"/>
    <w:rsid w:val="00975808"/>
    <w:rsid w:val="00976735"/>
    <w:rsid w:val="00976B8D"/>
    <w:rsid w:val="00977A59"/>
    <w:rsid w:val="00977D96"/>
    <w:rsid w:val="00977DD4"/>
    <w:rsid w:val="00980A39"/>
    <w:rsid w:val="00981371"/>
    <w:rsid w:val="00981AA7"/>
    <w:rsid w:val="00982164"/>
    <w:rsid w:val="00982790"/>
    <w:rsid w:val="00982CFD"/>
    <w:rsid w:val="00983165"/>
    <w:rsid w:val="00983637"/>
    <w:rsid w:val="009837F2"/>
    <w:rsid w:val="00984F3F"/>
    <w:rsid w:val="009853ED"/>
    <w:rsid w:val="009868AF"/>
    <w:rsid w:val="00986AA5"/>
    <w:rsid w:val="00986AB5"/>
    <w:rsid w:val="009870E8"/>
    <w:rsid w:val="00987180"/>
    <w:rsid w:val="00987231"/>
    <w:rsid w:val="00987282"/>
    <w:rsid w:val="00992298"/>
    <w:rsid w:val="009927E3"/>
    <w:rsid w:val="00992C2B"/>
    <w:rsid w:val="00992D6D"/>
    <w:rsid w:val="00993038"/>
    <w:rsid w:val="00993742"/>
    <w:rsid w:val="009947B2"/>
    <w:rsid w:val="00994BCD"/>
    <w:rsid w:val="009956CB"/>
    <w:rsid w:val="00995F6A"/>
    <w:rsid w:val="00996A6E"/>
    <w:rsid w:val="00997F70"/>
    <w:rsid w:val="009A0095"/>
    <w:rsid w:val="009A034F"/>
    <w:rsid w:val="009A03AA"/>
    <w:rsid w:val="009A045F"/>
    <w:rsid w:val="009A11F3"/>
    <w:rsid w:val="009A129F"/>
    <w:rsid w:val="009A20BF"/>
    <w:rsid w:val="009A22ED"/>
    <w:rsid w:val="009A2AA8"/>
    <w:rsid w:val="009A3761"/>
    <w:rsid w:val="009A3C42"/>
    <w:rsid w:val="009A441C"/>
    <w:rsid w:val="009A5234"/>
    <w:rsid w:val="009A5746"/>
    <w:rsid w:val="009A583F"/>
    <w:rsid w:val="009A6C19"/>
    <w:rsid w:val="009B00AE"/>
    <w:rsid w:val="009B0236"/>
    <w:rsid w:val="009B060D"/>
    <w:rsid w:val="009B0751"/>
    <w:rsid w:val="009B082A"/>
    <w:rsid w:val="009B0E16"/>
    <w:rsid w:val="009B17A5"/>
    <w:rsid w:val="009B2267"/>
    <w:rsid w:val="009B2749"/>
    <w:rsid w:val="009B2A96"/>
    <w:rsid w:val="009B3A7B"/>
    <w:rsid w:val="009B4512"/>
    <w:rsid w:val="009B6E3C"/>
    <w:rsid w:val="009B74FF"/>
    <w:rsid w:val="009B77D5"/>
    <w:rsid w:val="009C07B8"/>
    <w:rsid w:val="009C0ACE"/>
    <w:rsid w:val="009C1319"/>
    <w:rsid w:val="009C19DD"/>
    <w:rsid w:val="009C2B5E"/>
    <w:rsid w:val="009C2F5B"/>
    <w:rsid w:val="009C35CE"/>
    <w:rsid w:val="009C4194"/>
    <w:rsid w:val="009C477C"/>
    <w:rsid w:val="009C5092"/>
    <w:rsid w:val="009C5F0B"/>
    <w:rsid w:val="009C6E8C"/>
    <w:rsid w:val="009C704F"/>
    <w:rsid w:val="009C75C7"/>
    <w:rsid w:val="009D09A4"/>
    <w:rsid w:val="009D27AD"/>
    <w:rsid w:val="009D294E"/>
    <w:rsid w:val="009D2E5D"/>
    <w:rsid w:val="009D2E6F"/>
    <w:rsid w:val="009D3AA9"/>
    <w:rsid w:val="009D3C4E"/>
    <w:rsid w:val="009D4722"/>
    <w:rsid w:val="009D4B1A"/>
    <w:rsid w:val="009D4D7C"/>
    <w:rsid w:val="009D53A3"/>
    <w:rsid w:val="009D561D"/>
    <w:rsid w:val="009D71DD"/>
    <w:rsid w:val="009D7323"/>
    <w:rsid w:val="009D74C8"/>
    <w:rsid w:val="009D7F85"/>
    <w:rsid w:val="009E1170"/>
    <w:rsid w:val="009E1786"/>
    <w:rsid w:val="009E1E76"/>
    <w:rsid w:val="009E257E"/>
    <w:rsid w:val="009E25EE"/>
    <w:rsid w:val="009E309C"/>
    <w:rsid w:val="009E3118"/>
    <w:rsid w:val="009E4592"/>
    <w:rsid w:val="009E6E77"/>
    <w:rsid w:val="009E7A0A"/>
    <w:rsid w:val="009F00D9"/>
    <w:rsid w:val="009F0B62"/>
    <w:rsid w:val="009F191E"/>
    <w:rsid w:val="009F2195"/>
    <w:rsid w:val="009F3342"/>
    <w:rsid w:val="009F362F"/>
    <w:rsid w:val="009F3B09"/>
    <w:rsid w:val="009F4052"/>
    <w:rsid w:val="009F4FF2"/>
    <w:rsid w:val="009F59B2"/>
    <w:rsid w:val="009F6068"/>
    <w:rsid w:val="009F63D3"/>
    <w:rsid w:val="00A00123"/>
    <w:rsid w:val="00A0084E"/>
    <w:rsid w:val="00A00CAF"/>
    <w:rsid w:val="00A00DB9"/>
    <w:rsid w:val="00A00E19"/>
    <w:rsid w:val="00A010BA"/>
    <w:rsid w:val="00A01EF8"/>
    <w:rsid w:val="00A02001"/>
    <w:rsid w:val="00A02136"/>
    <w:rsid w:val="00A02644"/>
    <w:rsid w:val="00A02C4A"/>
    <w:rsid w:val="00A02D44"/>
    <w:rsid w:val="00A03738"/>
    <w:rsid w:val="00A03958"/>
    <w:rsid w:val="00A04218"/>
    <w:rsid w:val="00A04383"/>
    <w:rsid w:val="00A0456E"/>
    <w:rsid w:val="00A04AB3"/>
    <w:rsid w:val="00A05270"/>
    <w:rsid w:val="00A0545C"/>
    <w:rsid w:val="00A054DC"/>
    <w:rsid w:val="00A055ED"/>
    <w:rsid w:val="00A0631A"/>
    <w:rsid w:val="00A06BFC"/>
    <w:rsid w:val="00A06D60"/>
    <w:rsid w:val="00A0745E"/>
    <w:rsid w:val="00A07B5B"/>
    <w:rsid w:val="00A07C3E"/>
    <w:rsid w:val="00A07DBE"/>
    <w:rsid w:val="00A10E36"/>
    <w:rsid w:val="00A120EA"/>
    <w:rsid w:val="00A122B8"/>
    <w:rsid w:val="00A12382"/>
    <w:rsid w:val="00A1270A"/>
    <w:rsid w:val="00A12913"/>
    <w:rsid w:val="00A12AE7"/>
    <w:rsid w:val="00A12E5B"/>
    <w:rsid w:val="00A12FEF"/>
    <w:rsid w:val="00A133DC"/>
    <w:rsid w:val="00A14A3F"/>
    <w:rsid w:val="00A150EF"/>
    <w:rsid w:val="00A15ACE"/>
    <w:rsid w:val="00A16874"/>
    <w:rsid w:val="00A16D3C"/>
    <w:rsid w:val="00A1787E"/>
    <w:rsid w:val="00A17B89"/>
    <w:rsid w:val="00A20273"/>
    <w:rsid w:val="00A204CF"/>
    <w:rsid w:val="00A21B45"/>
    <w:rsid w:val="00A226CD"/>
    <w:rsid w:val="00A237B5"/>
    <w:rsid w:val="00A237EE"/>
    <w:rsid w:val="00A23AB2"/>
    <w:rsid w:val="00A24484"/>
    <w:rsid w:val="00A24E49"/>
    <w:rsid w:val="00A25A24"/>
    <w:rsid w:val="00A25CB4"/>
    <w:rsid w:val="00A26235"/>
    <w:rsid w:val="00A269FC"/>
    <w:rsid w:val="00A26E0A"/>
    <w:rsid w:val="00A273BB"/>
    <w:rsid w:val="00A30B7E"/>
    <w:rsid w:val="00A32643"/>
    <w:rsid w:val="00A32898"/>
    <w:rsid w:val="00A3410D"/>
    <w:rsid w:val="00A34665"/>
    <w:rsid w:val="00A34BAF"/>
    <w:rsid w:val="00A35020"/>
    <w:rsid w:val="00A3566D"/>
    <w:rsid w:val="00A35824"/>
    <w:rsid w:val="00A36A89"/>
    <w:rsid w:val="00A36AC9"/>
    <w:rsid w:val="00A36EAF"/>
    <w:rsid w:val="00A36EBA"/>
    <w:rsid w:val="00A37998"/>
    <w:rsid w:val="00A379BB"/>
    <w:rsid w:val="00A37D77"/>
    <w:rsid w:val="00A4025E"/>
    <w:rsid w:val="00A409A4"/>
    <w:rsid w:val="00A419C9"/>
    <w:rsid w:val="00A41EE8"/>
    <w:rsid w:val="00A41FF8"/>
    <w:rsid w:val="00A4215A"/>
    <w:rsid w:val="00A427A0"/>
    <w:rsid w:val="00A42846"/>
    <w:rsid w:val="00A43338"/>
    <w:rsid w:val="00A440E9"/>
    <w:rsid w:val="00A443E1"/>
    <w:rsid w:val="00A4569D"/>
    <w:rsid w:val="00A45ADB"/>
    <w:rsid w:val="00A46994"/>
    <w:rsid w:val="00A46BF3"/>
    <w:rsid w:val="00A470E6"/>
    <w:rsid w:val="00A47204"/>
    <w:rsid w:val="00A47258"/>
    <w:rsid w:val="00A501A6"/>
    <w:rsid w:val="00A5051F"/>
    <w:rsid w:val="00A50AAE"/>
    <w:rsid w:val="00A52361"/>
    <w:rsid w:val="00A523CE"/>
    <w:rsid w:val="00A52777"/>
    <w:rsid w:val="00A527EA"/>
    <w:rsid w:val="00A52B65"/>
    <w:rsid w:val="00A53442"/>
    <w:rsid w:val="00A53CDC"/>
    <w:rsid w:val="00A53FD7"/>
    <w:rsid w:val="00A54E9F"/>
    <w:rsid w:val="00A55342"/>
    <w:rsid w:val="00A558A4"/>
    <w:rsid w:val="00A56BED"/>
    <w:rsid w:val="00A57156"/>
    <w:rsid w:val="00A57CB1"/>
    <w:rsid w:val="00A57E4E"/>
    <w:rsid w:val="00A61E6A"/>
    <w:rsid w:val="00A61FBB"/>
    <w:rsid w:val="00A623DA"/>
    <w:rsid w:val="00A62A70"/>
    <w:rsid w:val="00A63EFA"/>
    <w:rsid w:val="00A65CD4"/>
    <w:rsid w:val="00A6646E"/>
    <w:rsid w:val="00A66771"/>
    <w:rsid w:val="00A66EAF"/>
    <w:rsid w:val="00A67141"/>
    <w:rsid w:val="00A67C5B"/>
    <w:rsid w:val="00A701DA"/>
    <w:rsid w:val="00A7061C"/>
    <w:rsid w:val="00A706AF"/>
    <w:rsid w:val="00A70CE2"/>
    <w:rsid w:val="00A7178D"/>
    <w:rsid w:val="00A73F2D"/>
    <w:rsid w:val="00A74416"/>
    <w:rsid w:val="00A74834"/>
    <w:rsid w:val="00A757E2"/>
    <w:rsid w:val="00A765BA"/>
    <w:rsid w:val="00A76BB4"/>
    <w:rsid w:val="00A76D06"/>
    <w:rsid w:val="00A76F5B"/>
    <w:rsid w:val="00A77FE4"/>
    <w:rsid w:val="00A80941"/>
    <w:rsid w:val="00A81544"/>
    <w:rsid w:val="00A82C0F"/>
    <w:rsid w:val="00A82EC3"/>
    <w:rsid w:val="00A832D0"/>
    <w:rsid w:val="00A83FD9"/>
    <w:rsid w:val="00A841CC"/>
    <w:rsid w:val="00A845C2"/>
    <w:rsid w:val="00A84727"/>
    <w:rsid w:val="00A84EC8"/>
    <w:rsid w:val="00A85049"/>
    <w:rsid w:val="00A857C7"/>
    <w:rsid w:val="00A85A68"/>
    <w:rsid w:val="00A8653C"/>
    <w:rsid w:val="00A86B45"/>
    <w:rsid w:val="00A87E74"/>
    <w:rsid w:val="00A907D6"/>
    <w:rsid w:val="00A90BD9"/>
    <w:rsid w:val="00A9168F"/>
    <w:rsid w:val="00A921BB"/>
    <w:rsid w:val="00A93D5D"/>
    <w:rsid w:val="00A946E6"/>
    <w:rsid w:val="00A94C8D"/>
    <w:rsid w:val="00A953A7"/>
    <w:rsid w:val="00A95F7D"/>
    <w:rsid w:val="00A977B2"/>
    <w:rsid w:val="00AA106E"/>
    <w:rsid w:val="00AA2699"/>
    <w:rsid w:val="00AA3788"/>
    <w:rsid w:val="00AA39B3"/>
    <w:rsid w:val="00AA3F66"/>
    <w:rsid w:val="00AA461B"/>
    <w:rsid w:val="00AA5A8F"/>
    <w:rsid w:val="00AA6136"/>
    <w:rsid w:val="00AA6E4A"/>
    <w:rsid w:val="00AA71D2"/>
    <w:rsid w:val="00AA7A5B"/>
    <w:rsid w:val="00AA7D82"/>
    <w:rsid w:val="00AB02B2"/>
    <w:rsid w:val="00AB02B4"/>
    <w:rsid w:val="00AB0C02"/>
    <w:rsid w:val="00AB17C2"/>
    <w:rsid w:val="00AB1BD4"/>
    <w:rsid w:val="00AB20FD"/>
    <w:rsid w:val="00AB2D22"/>
    <w:rsid w:val="00AB2DA9"/>
    <w:rsid w:val="00AB3202"/>
    <w:rsid w:val="00AB3E07"/>
    <w:rsid w:val="00AB3EDA"/>
    <w:rsid w:val="00AB4032"/>
    <w:rsid w:val="00AB532F"/>
    <w:rsid w:val="00AB6E7F"/>
    <w:rsid w:val="00AB7690"/>
    <w:rsid w:val="00AC0014"/>
    <w:rsid w:val="00AC0609"/>
    <w:rsid w:val="00AC0D72"/>
    <w:rsid w:val="00AC0E45"/>
    <w:rsid w:val="00AC0F90"/>
    <w:rsid w:val="00AC17A5"/>
    <w:rsid w:val="00AC3D70"/>
    <w:rsid w:val="00AC42C1"/>
    <w:rsid w:val="00AC4659"/>
    <w:rsid w:val="00AC5466"/>
    <w:rsid w:val="00AC66EF"/>
    <w:rsid w:val="00AC67F9"/>
    <w:rsid w:val="00AC7024"/>
    <w:rsid w:val="00AD033F"/>
    <w:rsid w:val="00AD1A5D"/>
    <w:rsid w:val="00AD1FBE"/>
    <w:rsid w:val="00AD2AC2"/>
    <w:rsid w:val="00AD2D4F"/>
    <w:rsid w:val="00AD3EFD"/>
    <w:rsid w:val="00AD42E7"/>
    <w:rsid w:val="00AD47BD"/>
    <w:rsid w:val="00AD565F"/>
    <w:rsid w:val="00AD5879"/>
    <w:rsid w:val="00AD7DE5"/>
    <w:rsid w:val="00AE0A84"/>
    <w:rsid w:val="00AE0AA6"/>
    <w:rsid w:val="00AE0D9E"/>
    <w:rsid w:val="00AE18CD"/>
    <w:rsid w:val="00AE22A4"/>
    <w:rsid w:val="00AE2618"/>
    <w:rsid w:val="00AE28E0"/>
    <w:rsid w:val="00AE2A18"/>
    <w:rsid w:val="00AE3E1F"/>
    <w:rsid w:val="00AE420B"/>
    <w:rsid w:val="00AE4A77"/>
    <w:rsid w:val="00AE4DAD"/>
    <w:rsid w:val="00AE500D"/>
    <w:rsid w:val="00AE5111"/>
    <w:rsid w:val="00AE5752"/>
    <w:rsid w:val="00AE5865"/>
    <w:rsid w:val="00AE62E7"/>
    <w:rsid w:val="00AE6660"/>
    <w:rsid w:val="00AE69C4"/>
    <w:rsid w:val="00AE6BB6"/>
    <w:rsid w:val="00AE795F"/>
    <w:rsid w:val="00AF09AB"/>
    <w:rsid w:val="00AF19B7"/>
    <w:rsid w:val="00AF1A5B"/>
    <w:rsid w:val="00AF1D08"/>
    <w:rsid w:val="00AF2874"/>
    <w:rsid w:val="00AF2F73"/>
    <w:rsid w:val="00AF3048"/>
    <w:rsid w:val="00AF3926"/>
    <w:rsid w:val="00AF4474"/>
    <w:rsid w:val="00AF47D8"/>
    <w:rsid w:val="00AF526D"/>
    <w:rsid w:val="00AF587C"/>
    <w:rsid w:val="00AF5B8A"/>
    <w:rsid w:val="00AF5FD2"/>
    <w:rsid w:val="00AF625A"/>
    <w:rsid w:val="00AF6433"/>
    <w:rsid w:val="00AF6AC4"/>
    <w:rsid w:val="00AF79C3"/>
    <w:rsid w:val="00B01317"/>
    <w:rsid w:val="00B0193E"/>
    <w:rsid w:val="00B02091"/>
    <w:rsid w:val="00B02E8E"/>
    <w:rsid w:val="00B03802"/>
    <w:rsid w:val="00B04348"/>
    <w:rsid w:val="00B04B7B"/>
    <w:rsid w:val="00B04CFF"/>
    <w:rsid w:val="00B05583"/>
    <w:rsid w:val="00B05868"/>
    <w:rsid w:val="00B05FFD"/>
    <w:rsid w:val="00B06757"/>
    <w:rsid w:val="00B06EFB"/>
    <w:rsid w:val="00B073FA"/>
    <w:rsid w:val="00B0753E"/>
    <w:rsid w:val="00B10C28"/>
    <w:rsid w:val="00B114DF"/>
    <w:rsid w:val="00B120FD"/>
    <w:rsid w:val="00B125D4"/>
    <w:rsid w:val="00B12E4D"/>
    <w:rsid w:val="00B1346A"/>
    <w:rsid w:val="00B13F6B"/>
    <w:rsid w:val="00B14301"/>
    <w:rsid w:val="00B14990"/>
    <w:rsid w:val="00B14FDE"/>
    <w:rsid w:val="00B153DF"/>
    <w:rsid w:val="00B15C75"/>
    <w:rsid w:val="00B16241"/>
    <w:rsid w:val="00B1646F"/>
    <w:rsid w:val="00B16801"/>
    <w:rsid w:val="00B16DFA"/>
    <w:rsid w:val="00B17051"/>
    <w:rsid w:val="00B222E4"/>
    <w:rsid w:val="00B22FC0"/>
    <w:rsid w:val="00B236AD"/>
    <w:rsid w:val="00B244E6"/>
    <w:rsid w:val="00B24A5F"/>
    <w:rsid w:val="00B24E62"/>
    <w:rsid w:val="00B251E2"/>
    <w:rsid w:val="00B2674B"/>
    <w:rsid w:val="00B26AA6"/>
    <w:rsid w:val="00B27B4B"/>
    <w:rsid w:val="00B27C27"/>
    <w:rsid w:val="00B27D24"/>
    <w:rsid w:val="00B27DF0"/>
    <w:rsid w:val="00B3116B"/>
    <w:rsid w:val="00B32075"/>
    <w:rsid w:val="00B32519"/>
    <w:rsid w:val="00B337CF"/>
    <w:rsid w:val="00B33AE4"/>
    <w:rsid w:val="00B33E18"/>
    <w:rsid w:val="00B34204"/>
    <w:rsid w:val="00B342F9"/>
    <w:rsid w:val="00B34D2A"/>
    <w:rsid w:val="00B3521C"/>
    <w:rsid w:val="00B3559C"/>
    <w:rsid w:val="00B35699"/>
    <w:rsid w:val="00B3589A"/>
    <w:rsid w:val="00B35A29"/>
    <w:rsid w:val="00B35EC2"/>
    <w:rsid w:val="00B41648"/>
    <w:rsid w:val="00B42E5D"/>
    <w:rsid w:val="00B42E67"/>
    <w:rsid w:val="00B4346A"/>
    <w:rsid w:val="00B43625"/>
    <w:rsid w:val="00B43C42"/>
    <w:rsid w:val="00B43C87"/>
    <w:rsid w:val="00B43E14"/>
    <w:rsid w:val="00B44E31"/>
    <w:rsid w:val="00B45990"/>
    <w:rsid w:val="00B45A4A"/>
    <w:rsid w:val="00B4609B"/>
    <w:rsid w:val="00B46641"/>
    <w:rsid w:val="00B47AB8"/>
    <w:rsid w:val="00B47C9D"/>
    <w:rsid w:val="00B50111"/>
    <w:rsid w:val="00B5020A"/>
    <w:rsid w:val="00B50368"/>
    <w:rsid w:val="00B508D2"/>
    <w:rsid w:val="00B50D6F"/>
    <w:rsid w:val="00B519CF"/>
    <w:rsid w:val="00B52AE6"/>
    <w:rsid w:val="00B530F2"/>
    <w:rsid w:val="00B53398"/>
    <w:rsid w:val="00B53D06"/>
    <w:rsid w:val="00B54A4D"/>
    <w:rsid w:val="00B55187"/>
    <w:rsid w:val="00B555BB"/>
    <w:rsid w:val="00B556A2"/>
    <w:rsid w:val="00B57461"/>
    <w:rsid w:val="00B57C85"/>
    <w:rsid w:val="00B611BF"/>
    <w:rsid w:val="00B619A8"/>
    <w:rsid w:val="00B62C03"/>
    <w:rsid w:val="00B63CC8"/>
    <w:rsid w:val="00B63D4C"/>
    <w:rsid w:val="00B6454C"/>
    <w:rsid w:val="00B6539B"/>
    <w:rsid w:val="00B6573F"/>
    <w:rsid w:val="00B65A4D"/>
    <w:rsid w:val="00B65E18"/>
    <w:rsid w:val="00B66F38"/>
    <w:rsid w:val="00B67C1E"/>
    <w:rsid w:val="00B70020"/>
    <w:rsid w:val="00B70348"/>
    <w:rsid w:val="00B7082A"/>
    <w:rsid w:val="00B70F72"/>
    <w:rsid w:val="00B7146D"/>
    <w:rsid w:val="00B7337A"/>
    <w:rsid w:val="00B73843"/>
    <w:rsid w:val="00B739FC"/>
    <w:rsid w:val="00B74257"/>
    <w:rsid w:val="00B757FD"/>
    <w:rsid w:val="00B76539"/>
    <w:rsid w:val="00B7674A"/>
    <w:rsid w:val="00B7690D"/>
    <w:rsid w:val="00B76A21"/>
    <w:rsid w:val="00B76D6C"/>
    <w:rsid w:val="00B77626"/>
    <w:rsid w:val="00B77AA0"/>
    <w:rsid w:val="00B801BC"/>
    <w:rsid w:val="00B81181"/>
    <w:rsid w:val="00B817D0"/>
    <w:rsid w:val="00B81D3A"/>
    <w:rsid w:val="00B82E97"/>
    <w:rsid w:val="00B83D89"/>
    <w:rsid w:val="00B83E1B"/>
    <w:rsid w:val="00B856C4"/>
    <w:rsid w:val="00B85946"/>
    <w:rsid w:val="00B86BDA"/>
    <w:rsid w:val="00B876D7"/>
    <w:rsid w:val="00B8773A"/>
    <w:rsid w:val="00B901DD"/>
    <w:rsid w:val="00B90900"/>
    <w:rsid w:val="00B9121E"/>
    <w:rsid w:val="00B91353"/>
    <w:rsid w:val="00B91517"/>
    <w:rsid w:val="00B91D1B"/>
    <w:rsid w:val="00B920F8"/>
    <w:rsid w:val="00B93456"/>
    <w:rsid w:val="00B93E4B"/>
    <w:rsid w:val="00B94AC1"/>
    <w:rsid w:val="00B94E20"/>
    <w:rsid w:val="00B95219"/>
    <w:rsid w:val="00B9569F"/>
    <w:rsid w:val="00B9599C"/>
    <w:rsid w:val="00B95E2C"/>
    <w:rsid w:val="00B95FA5"/>
    <w:rsid w:val="00B97427"/>
    <w:rsid w:val="00B979EB"/>
    <w:rsid w:val="00B97F4B"/>
    <w:rsid w:val="00BA00A7"/>
    <w:rsid w:val="00BA04E4"/>
    <w:rsid w:val="00BA09CA"/>
    <w:rsid w:val="00BA0C31"/>
    <w:rsid w:val="00BA11FB"/>
    <w:rsid w:val="00BA21C4"/>
    <w:rsid w:val="00BA263A"/>
    <w:rsid w:val="00BA3C71"/>
    <w:rsid w:val="00BA3E34"/>
    <w:rsid w:val="00BA5358"/>
    <w:rsid w:val="00BA550E"/>
    <w:rsid w:val="00BA5F8B"/>
    <w:rsid w:val="00BA6571"/>
    <w:rsid w:val="00BA77CD"/>
    <w:rsid w:val="00BB09A7"/>
    <w:rsid w:val="00BB0ED2"/>
    <w:rsid w:val="00BB1743"/>
    <w:rsid w:val="00BB1B6F"/>
    <w:rsid w:val="00BB212A"/>
    <w:rsid w:val="00BB34BE"/>
    <w:rsid w:val="00BB42E0"/>
    <w:rsid w:val="00BB45E4"/>
    <w:rsid w:val="00BB4A62"/>
    <w:rsid w:val="00BB4D18"/>
    <w:rsid w:val="00BB4D66"/>
    <w:rsid w:val="00BB4DC5"/>
    <w:rsid w:val="00BB67EE"/>
    <w:rsid w:val="00BB6D50"/>
    <w:rsid w:val="00BB7796"/>
    <w:rsid w:val="00BC047A"/>
    <w:rsid w:val="00BC083F"/>
    <w:rsid w:val="00BC08DE"/>
    <w:rsid w:val="00BC190C"/>
    <w:rsid w:val="00BC1B28"/>
    <w:rsid w:val="00BC2F5B"/>
    <w:rsid w:val="00BC4876"/>
    <w:rsid w:val="00BC4FF8"/>
    <w:rsid w:val="00BC60F4"/>
    <w:rsid w:val="00BC7409"/>
    <w:rsid w:val="00BC7601"/>
    <w:rsid w:val="00BC7747"/>
    <w:rsid w:val="00BD0219"/>
    <w:rsid w:val="00BD0974"/>
    <w:rsid w:val="00BD0CBC"/>
    <w:rsid w:val="00BD0E63"/>
    <w:rsid w:val="00BD13DD"/>
    <w:rsid w:val="00BD1982"/>
    <w:rsid w:val="00BD2489"/>
    <w:rsid w:val="00BD2CF5"/>
    <w:rsid w:val="00BD34F1"/>
    <w:rsid w:val="00BD4019"/>
    <w:rsid w:val="00BD47CE"/>
    <w:rsid w:val="00BD5607"/>
    <w:rsid w:val="00BD58C8"/>
    <w:rsid w:val="00BD6A1D"/>
    <w:rsid w:val="00BD6B25"/>
    <w:rsid w:val="00BD6F7B"/>
    <w:rsid w:val="00BD7324"/>
    <w:rsid w:val="00BD7E62"/>
    <w:rsid w:val="00BE00EB"/>
    <w:rsid w:val="00BE134B"/>
    <w:rsid w:val="00BE18F1"/>
    <w:rsid w:val="00BE21E2"/>
    <w:rsid w:val="00BE295B"/>
    <w:rsid w:val="00BE29C7"/>
    <w:rsid w:val="00BE2DD4"/>
    <w:rsid w:val="00BE4B0B"/>
    <w:rsid w:val="00BE546D"/>
    <w:rsid w:val="00BE5BFA"/>
    <w:rsid w:val="00BE5DFD"/>
    <w:rsid w:val="00BE650C"/>
    <w:rsid w:val="00BE6F83"/>
    <w:rsid w:val="00BE71F2"/>
    <w:rsid w:val="00BE73CA"/>
    <w:rsid w:val="00BE7D19"/>
    <w:rsid w:val="00BF072B"/>
    <w:rsid w:val="00BF1196"/>
    <w:rsid w:val="00BF16D5"/>
    <w:rsid w:val="00BF2403"/>
    <w:rsid w:val="00BF2D94"/>
    <w:rsid w:val="00BF3E21"/>
    <w:rsid w:val="00BF476A"/>
    <w:rsid w:val="00BF4B65"/>
    <w:rsid w:val="00BF4CBA"/>
    <w:rsid w:val="00BF5195"/>
    <w:rsid w:val="00BF5367"/>
    <w:rsid w:val="00BF7136"/>
    <w:rsid w:val="00BF76D0"/>
    <w:rsid w:val="00C005B6"/>
    <w:rsid w:val="00C005E9"/>
    <w:rsid w:val="00C0081F"/>
    <w:rsid w:val="00C00EFF"/>
    <w:rsid w:val="00C02228"/>
    <w:rsid w:val="00C02AC4"/>
    <w:rsid w:val="00C02D45"/>
    <w:rsid w:val="00C0334F"/>
    <w:rsid w:val="00C0441B"/>
    <w:rsid w:val="00C044F0"/>
    <w:rsid w:val="00C04D79"/>
    <w:rsid w:val="00C05D49"/>
    <w:rsid w:val="00C064C3"/>
    <w:rsid w:val="00C064C5"/>
    <w:rsid w:val="00C10244"/>
    <w:rsid w:val="00C10B41"/>
    <w:rsid w:val="00C11370"/>
    <w:rsid w:val="00C1195D"/>
    <w:rsid w:val="00C11B18"/>
    <w:rsid w:val="00C11D37"/>
    <w:rsid w:val="00C12143"/>
    <w:rsid w:val="00C12267"/>
    <w:rsid w:val="00C12361"/>
    <w:rsid w:val="00C1254E"/>
    <w:rsid w:val="00C129E1"/>
    <w:rsid w:val="00C12F57"/>
    <w:rsid w:val="00C136F6"/>
    <w:rsid w:val="00C147D1"/>
    <w:rsid w:val="00C14E98"/>
    <w:rsid w:val="00C15558"/>
    <w:rsid w:val="00C15A88"/>
    <w:rsid w:val="00C16027"/>
    <w:rsid w:val="00C174F9"/>
    <w:rsid w:val="00C17EB5"/>
    <w:rsid w:val="00C21B2F"/>
    <w:rsid w:val="00C2257E"/>
    <w:rsid w:val="00C22FB0"/>
    <w:rsid w:val="00C23DFC"/>
    <w:rsid w:val="00C240E4"/>
    <w:rsid w:val="00C245EE"/>
    <w:rsid w:val="00C24686"/>
    <w:rsid w:val="00C247A5"/>
    <w:rsid w:val="00C24832"/>
    <w:rsid w:val="00C249E5"/>
    <w:rsid w:val="00C24A42"/>
    <w:rsid w:val="00C25AD4"/>
    <w:rsid w:val="00C268D6"/>
    <w:rsid w:val="00C275A3"/>
    <w:rsid w:val="00C306A6"/>
    <w:rsid w:val="00C30DFE"/>
    <w:rsid w:val="00C30FC7"/>
    <w:rsid w:val="00C31B55"/>
    <w:rsid w:val="00C3239F"/>
    <w:rsid w:val="00C3360E"/>
    <w:rsid w:val="00C33C44"/>
    <w:rsid w:val="00C35FD4"/>
    <w:rsid w:val="00C3604C"/>
    <w:rsid w:val="00C365E2"/>
    <w:rsid w:val="00C36611"/>
    <w:rsid w:val="00C36E45"/>
    <w:rsid w:val="00C36E80"/>
    <w:rsid w:val="00C376BE"/>
    <w:rsid w:val="00C3786D"/>
    <w:rsid w:val="00C400DC"/>
    <w:rsid w:val="00C4084A"/>
    <w:rsid w:val="00C40A1F"/>
    <w:rsid w:val="00C41484"/>
    <w:rsid w:val="00C414BA"/>
    <w:rsid w:val="00C42453"/>
    <w:rsid w:val="00C429FE"/>
    <w:rsid w:val="00C42E79"/>
    <w:rsid w:val="00C43201"/>
    <w:rsid w:val="00C433DD"/>
    <w:rsid w:val="00C4491B"/>
    <w:rsid w:val="00C44AA0"/>
    <w:rsid w:val="00C44D44"/>
    <w:rsid w:val="00C454A6"/>
    <w:rsid w:val="00C455DD"/>
    <w:rsid w:val="00C4565A"/>
    <w:rsid w:val="00C456AF"/>
    <w:rsid w:val="00C45856"/>
    <w:rsid w:val="00C45DF1"/>
    <w:rsid w:val="00C46EF7"/>
    <w:rsid w:val="00C47173"/>
    <w:rsid w:val="00C47AED"/>
    <w:rsid w:val="00C502B4"/>
    <w:rsid w:val="00C5169D"/>
    <w:rsid w:val="00C51B76"/>
    <w:rsid w:val="00C51DA5"/>
    <w:rsid w:val="00C52231"/>
    <w:rsid w:val="00C52467"/>
    <w:rsid w:val="00C52D7F"/>
    <w:rsid w:val="00C53EE7"/>
    <w:rsid w:val="00C542B8"/>
    <w:rsid w:val="00C54862"/>
    <w:rsid w:val="00C54F07"/>
    <w:rsid w:val="00C5626D"/>
    <w:rsid w:val="00C564C0"/>
    <w:rsid w:val="00C56990"/>
    <w:rsid w:val="00C56EEC"/>
    <w:rsid w:val="00C57573"/>
    <w:rsid w:val="00C57666"/>
    <w:rsid w:val="00C57832"/>
    <w:rsid w:val="00C6071E"/>
    <w:rsid w:val="00C620F0"/>
    <w:rsid w:val="00C62AA0"/>
    <w:rsid w:val="00C630D5"/>
    <w:rsid w:val="00C6386E"/>
    <w:rsid w:val="00C63D20"/>
    <w:rsid w:val="00C64267"/>
    <w:rsid w:val="00C64C76"/>
    <w:rsid w:val="00C64D2F"/>
    <w:rsid w:val="00C655EF"/>
    <w:rsid w:val="00C6698A"/>
    <w:rsid w:val="00C66FC6"/>
    <w:rsid w:val="00C70663"/>
    <w:rsid w:val="00C708F7"/>
    <w:rsid w:val="00C72084"/>
    <w:rsid w:val="00C73180"/>
    <w:rsid w:val="00C73B80"/>
    <w:rsid w:val="00C73D8D"/>
    <w:rsid w:val="00C73D8F"/>
    <w:rsid w:val="00C740F0"/>
    <w:rsid w:val="00C74703"/>
    <w:rsid w:val="00C74737"/>
    <w:rsid w:val="00C767BB"/>
    <w:rsid w:val="00C7703F"/>
    <w:rsid w:val="00C77B67"/>
    <w:rsid w:val="00C77C96"/>
    <w:rsid w:val="00C77D84"/>
    <w:rsid w:val="00C77E1E"/>
    <w:rsid w:val="00C80889"/>
    <w:rsid w:val="00C8102F"/>
    <w:rsid w:val="00C817D9"/>
    <w:rsid w:val="00C81955"/>
    <w:rsid w:val="00C838D7"/>
    <w:rsid w:val="00C83B40"/>
    <w:rsid w:val="00C84232"/>
    <w:rsid w:val="00C85206"/>
    <w:rsid w:val="00C852F7"/>
    <w:rsid w:val="00C85521"/>
    <w:rsid w:val="00C86106"/>
    <w:rsid w:val="00C86300"/>
    <w:rsid w:val="00C86C48"/>
    <w:rsid w:val="00C87A37"/>
    <w:rsid w:val="00C87F25"/>
    <w:rsid w:val="00C9128A"/>
    <w:rsid w:val="00C91EC5"/>
    <w:rsid w:val="00C924B4"/>
    <w:rsid w:val="00C92BC4"/>
    <w:rsid w:val="00C9340B"/>
    <w:rsid w:val="00C94451"/>
    <w:rsid w:val="00C94726"/>
    <w:rsid w:val="00C94D23"/>
    <w:rsid w:val="00C95998"/>
    <w:rsid w:val="00C96C1F"/>
    <w:rsid w:val="00C96D6F"/>
    <w:rsid w:val="00C973F2"/>
    <w:rsid w:val="00C9783A"/>
    <w:rsid w:val="00CA0BA8"/>
    <w:rsid w:val="00CA1140"/>
    <w:rsid w:val="00CA13AA"/>
    <w:rsid w:val="00CA163A"/>
    <w:rsid w:val="00CA16FE"/>
    <w:rsid w:val="00CA2950"/>
    <w:rsid w:val="00CA2E11"/>
    <w:rsid w:val="00CA2FDA"/>
    <w:rsid w:val="00CA3722"/>
    <w:rsid w:val="00CA39D2"/>
    <w:rsid w:val="00CA402B"/>
    <w:rsid w:val="00CA70F8"/>
    <w:rsid w:val="00CB0363"/>
    <w:rsid w:val="00CB1057"/>
    <w:rsid w:val="00CB1C2F"/>
    <w:rsid w:val="00CB288F"/>
    <w:rsid w:val="00CB4412"/>
    <w:rsid w:val="00CB4995"/>
    <w:rsid w:val="00CB4A62"/>
    <w:rsid w:val="00CB587F"/>
    <w:rsid w:val="00CB5A22"/>
    <w:rsid w:val="00CB5DD2"/>
    <w:rsid w:val="00CB5F31"/>
    <w:rsid w:val="00CB6DCC"/>
    <w:rsid w:val="00CB7875"/>
    <w:rsid w:val="00CB7C45"/>
    <w:rsid w:val="00CC06DF"/>
    <w:rsid w:val="00CC1908"/>
    <w:rsid w:val="00CC198D"/>
    <w:rsid w:val="00CC4D8C"/>
    <w:rsid w:val="00CC5299"/>
    <w:rsid w:val="00CC5B47"/>
    <w:rsid w:val="00CC5E5D"/>
    <w:rsid w:val="00CC638C"/>
    <w:rsid w:val="00CC63FA"/>
    <w:rsid w:val="00CC67A4"/>
    <w:rsid w:val="00CC6A34"/>
    <w:rsid w:val="00CC7515"/>
    <w:rsid w:val="00CD0737"/>
    <w:rsid w:val="00CD094F"/>
    <w:rsid w:val="00CD0CE9"/>
    <w:rsid w:val="00CD19C7"/>
    <w:rsid w:val="00CD1B60"/>
    <w:rsid w:val="00CD22D3"/>
    <w:rsid w:val="00CD353F"/>
    <w:rsid w:val="00CD3560"/>
    <w:rsid w:val="00CD3729"/>
    <w:rsid w:val="00CD38DC"/>
    <w:rsid w:val="00CD3AE7"/>
    <w:rsid w:val="00CD3D0C"/>
    <w:rsid w:val="00CD4A78"/>
    <w:rsid w:val="00CD4C0B"/>
    <w:rsid w:val="00CD508E"/>
    <w:rsid w:val="00CD6653"/>
    <w:rsid w:val="00CD73B7"/>
    <w:rsid w:val="00CD78BE"/>
    <w:rsid w:val="00CE0575"/>
    <w:rsid w:val="00CE05FE"/>
    <w:rsid w:val="00CE1E8A"/>
    <w:rsid w:val="00CE1FA4"/>
    <w:rsid w:val="00CE24FD"/>
    <w:rsid w:val="00CE290E"/>
    <w:rsid w:val="00CE32F6"/>
    <w:rsid w:val="00CE3546"/>
    <w:rsid w:val="00CE383B"/>
    <w:rsid w:val="00CE3C50"/>
    <w:rsid w:val="00CE4A91"/>
    <w:rsid w:val="00CE4CD2"/>
    <w:rsid w:val="00CE7CB4"/>
    <w:rsid w:val="00CF06B8"/>
    <w:rsid w:val="00CF0D69"/>
    <w:rsid w:val="00CF1A2F"/>
    <w:rsid w:val="00CF1D36"/>
    <w:rsid w:val="00CF21FF"/>
    <w:rsid w:val="00CF2BB9"/>
    <w:rsid w:val="00CF3305"/>
    <w:rsid w:val="00CF4275"/>
    <w:rsid w:val="00CF4A93"/>
    <w:rsid w:val="00CF4FE7"/>
    <w:rsid w:val="00CF60DB"/>
    <w:rsid w:val="00CF62C3"/>
    <w:rsid w:val="00CF63A8"/>
    <w:rsid w:val="00CF65DC"/>
    <w:rsid w:val="00CF6F7D"/>
    <w:rsid w:val="00CF7270"/>
    <w:rsid w:val="00D0029B"/>
    <w:rsid w:val="00D00987"/>
    <w:rsid w:val="00D012C0"/>
    <w:rsid w:val="00D01391"/>
    <w:rsid w:val="00D01C72"/>
    <w:rsid w:val="00D02C54"/>
    <w:rsid w:val="00D02E53"/>
    <w:rsid w:val="00D037E9"/>
    <w:rsid w:val="00D04173"/>
    <w:rsid w:val="00D043D8"/>
    <w:rsid w:val="00D04A4B"/>
    <w:rsid w:val="00D05489"/>
    <w:rsid w:val="00D06FA7"/>
    <w:rsid w:val="00D07425"/>
    <w:rsid w:val="00D07BB1"/>
    <w:rsid w:val="00D103A5"/>
    <w:rsid w:val="00D1055D"/>
    <w:rsid w:val="00D10829"/>
    <w:rsid w:val="00D110A8"/>
    <w:rsid w:val="00D114E0"/>
    <w:rsid w:val="00D11D01"/>
    <w:rsid w:val="00D11EB1"/>
    <w:rsid w:val="00D121F6"/>
    <w:rsid w:val="00D12242"/>
    <w:rsid w:val="00D12B3A"/>
    <w:rsid w:val="00D131FA"/>
    <w:rsid w:val="00D136A0"/>
    <w:rsid w:val="00D13701"/>
    <w:rsid w:val="00D148BE"/>
    <w:rsid w:val="00D1492B"/>
    <w:rsid w:val="00D14E46"/>
    <w:rsid w:val="00D166D0"/>
    <w:rsid w:val="00D16C6E"/>
    <w:rsid w:val="00D16C79"/>
    <w:rsid w:val="00D16E3B"/>
    <w:rsid w:val="00D16FEE"/>
    <w:rsid w:val="00D17FB4"/>
    <w:rsid w:val="00D2034C"/>
    <w:rsid w:val="00D203F6"/>
    <w:rsid w:val="00D214F2"/>
    <w:rsid w:val="00D21634"/>
    <w:rsid w:val="00D21D04"/>
    <w:rsid w:val="00D22020"/>
    <w:rsid w:val="00D23B6A"/>
    <w:rsid w:val="00D2474B"/>
    <w:rsid w:val="00D24B0C"/>
    <w:rsid w:val="00D25057"/>
    <w:rsid w:val="00D26938"/>
    <w:rsid w:val="00D272DA"/>
    <w:rsid w:val="00D300D6"/>
    <w:rsid w:val="00D30BAD"/>
    <w:rsid w:val="00D31288"/>
    <w:rsid w:val="00D312D7"/>
    <w:rsid w:val="00D31E4F"/>
    <w:rsid w:val="00D32929"/>
    <w:rsid w:val="00D33705"/>
    <w:rsid w:val="00D33B18"/>
    <w:rsid w:val="00D345E7"/>
    <w:rsid w:val="00D34806"/>
    <w:rsid w:val="00D35A3D"/>
    <w:rsid w:val="00D35D20"/>
    <w:rsid w:val="00D364E3"/>
    <w:rsid w:val="00D40079"/>
    <w:rsid w:val="00D40FB7"/>
    <w:rsid w:val="00D41384"/>
    <w:rsid w:val="00D42D70"/>
    <w:rsid w:val="00D42E38"/>
    <w:rsid w:val="00D43C86"/>
    <w:rsid w:val="00D449B5"/>
    <w:rsid w:val="00D44B9C"/>
    <w:rsid w:val="00D45626"/>
    <w:rsid w:val="00D45F55"/>
    <w:rsid w:val="00D461FA"/>
    <w:rsid w:val="00D47338"/>
    <w:rsid w:val="00D47A3B"/>
    <w:rsid w:val="00D47AA8"/>
    <w:rsid w:val="00D47FA3"/>
    <w:rsid w:val="00D50A28"/>
    <w:rsid w:val="00D50D51"/>
    <w:rsid w:val="00D51CAE"/>
    <w:rsid w:val="00D51D42"/>
    <w:rsid w:val="00D53B97"/>
    <w:rsid w:val="00D55822"/>
    <w:rsid w:val="00D566BE"/>
    <w:rsid w:val="00D57882"/>
    <w:rsid w:val="00D60111"/>
    <w:rsid w:val="00D6022A"/>
    <w:rsid w:val="00D60E36"/>
    <w:rsid w:val="00D616E4"/>
    <w:rsid w:val="00D61875"/>
    <w:rsid w:val="00D6374A"/>
    <w:rsid w:val="00D63A89"/>
    <w:rsid w:val="00D63DAF"/>
    <w:rsid w:val="00D645A2"/>
    <w:rsid w:val="00D6479D"/>
    <w:rsid w:val="00D6526F"/>
    <w:rsid w:val="00D66060"/>
    <w:rsid w:val="00D6607C"/>
    <w:rsid w:val="00D66CF5"/>
    <w:rsid w:val="00D67C38"/>
    <w:rsid w:val="00D67F27"/>
    <w:rsid w:val="00D70484"/>
    <w:rsid w:val="00D706EB"/>
    <w:rsid w:val="00D708F9"/>
    <w:rsid w:val="00D71257"/>
    <w:rsid w:val="00D712D9"/>
    <w:rsid w:val="00D728BB"/>
    <w:rsid w:val="00D73235"/>
    <w:rsid w:val="00D73689"/>
    <w:rsid w:val="00D7384C"/>
    <w:rsid w:val="00D7423C"/>
    <w:rsid w:val="00D74F30"/>
    <w:rsid w:val="00D7518B"/>
    <w:rsid w:val="00D75460"/>
    <w:rsid w:val="00D763B1"/>
    <w:rsid w:val="00D767C2"/>
    <w:rsid w:val="00D76854"/>
    <w:rsid w:val="00D76B0A"/>
    <w:rsid w:val="00D76F14"/>
    <w:rsid w:val="00D77ED8"/>
    <w:rsid w:val="00D80FBB"/>
    <w:rsid w:val="00D8191D"/>
    <w:rsid w:val="00D82305"/>
    <w:rsid w:val="00D8250B"/>
    <w:rsid w:val="00D82663"/>
    <w:rsid w:val="00D83700"/>
    <w:rsid w:val="00D8490F"/>
    <w:rsid w:val="00D849F0"/>
    <w:rsid w:val="00D84D70"/>
    <w:rsid w:val="00D84FED"/>
    <w:rsid w:val="00D8594F"/>
    <w:rsid w:val="00D8604F"/>
    <w:rsid w:val="00D864DD"/>
    <w:rsid w:val="00D8659A"/>
    <w:rsid w:val="00D8732E"/>
    <w:rsid w:val="00D90CED"/>
    <w:rsid w:val="00D91B71"/>
    <w:rsid w:val="00D91D52"/>
    <w:rsid w:val="00D92771"/>
    <w:rsid w:val="00D9282D"/>
    <w:rsid w:val="00D92DEA"/>
    <w:rsid w:val="00D939BB"/>
    <w:rsid w:val="00D941B0"/>
    <w:rsid w:val="00D94212"/>
    <w:rsid w:val="00D955C3"/>
    <w:rsid w:val="00D95D3E"/>
    <w:rsid w:val="00D96DAC"/>
    <w:rsid w:val="00D97196"/>
    <w:rsid w:val="00D97201"/>
    <w:rsid w:val="00D97482"/>
    <w:rsid w:val="00DA067D"/>
    <w:rsid w:val="00DA0929"/>
    <w:rsid w:val="00DA1DB3"/>
    <w:rsid w:val="00DA261B"/>
    <w:rsid w:val="00DA2B47"/>
    <w:rsid w:val="00DA2EDA"/>
    <w:rsid w:val="00DA3082"/>
    <w:rsid w:val="00DA3342"/>
    <w:rsid w:val="00DA33F1"/>
    <w:rsid w:val="00DA3FB2"/>
    <w:rsid w:val="00DA432B"/>
    <w:rsid w:val="00DA4545"/>
    <w:rsid w:val="00DA57E9"/>
    <w:rsid w:val="00DA64CA"/>
    <w:rsid w:val="00DA74E8"/>
    <w:rsid w:val="00DA7B10"/>
    <w:rsid w:val="00DA7D0E"/>
    <w:rsid w:val="00DB06C9"/>
    <w:rsid w:val="00DB06EB"/>
    <w:rsid w:val="00DB083F"/>
    <w:rsid w:val="00DB177E"/>
    <w:rsid w:val="00DB1B8E"/>
    <w:rsid w:val="00DB1D65"/>
    <w:rsid w:val="00DB295B"/>
    <w:rsid w:val="00DB3373"/>
    <w:rsid w:val="00DB3D86"/>
    <w:rsid w:val="00DB43E0"/>
    <w:rsid w:val="00DB4CBE"/>
    <w:rsid w:val="00DB541A"/>
    <w:rsid w:val="00DB5710"/>
    <w:rsid w:val="00DB5DCD"/>
    <w:rsid w:val="00DB6024"/>
    <w:rsid w:val="00DB7098"/>
    <w:rsid w:val="00DC1357"/>
    <w:rsid w:val="00DC1437"/>
    <w:rsid w:val="00DC32B0"/>
    <w:rsid w:val="00DC50DB"/>
    <w:rsid w:val="00DC5251"/>
    <w:rsid w:val="00DC5A26"/>
    <w:rsid w:val="00DC61BD"/>
    <w:rsid w:val="00DC6FBA"/>
    <w:rsid w:val="00DD0C27"/>
    <w:rsid w:val="00DD12F5"/>
    <w:rsid w:val="00DD1BDB"/>
    <w:rsid w:val="00DD1F83"/>
    <w:rsid w:val="00DD2BFF"/>
    <w:rsid w:val="00DD30DE"/>
    <w:rsid w:val="00DD3CD3"/>
    <w:rsid w:val="00DD4B83"/>
    <w:rsid w:val="00DD6843"/>
    <w:rsid w:val="00DD690E"/>
    <w:rsid w:val="00DD6B3B"/>
    <w:rsid w:val="00DD6BA0"/>
    <w:rsid w:val="00DD706E"/>
    <w:rsid w:val="00DD785D"/>
    <w:rsid w:val="00DE00DF"/>
    <w:rsid w:val="00DE02C6"/>
    <w:rsid w:val="00DE050D"/>
    <w:rsid w:val="00DE066A"/>
    <w:rsid w:val="00DE1C8E"/>
    <w:rsid w:val="00DE1D39"/>
    <w:rsid w:val="00DE1EEB"/>
    <w:rsid w:val="00DE20A1"/>
    <w:rsid w:val="00DE20E0"/>
    <w:rsid w:val="00DE29A2"/>
    <w:rsid w:val="00DE2EC8"/>
    <w:rsid w:val="00DE3255"/>
    <w:rsid w:val="00DE3828"/>
    <w:rsid w:val="00DE390C"/>
    <w:rsid w:val="00DE3F81"/>
    <w:rsid w:val="00DE42C8"/>
    <w:rsid w:val="00DE4502"/>
    <w:rsid w:val="00DE46DE"/>
    <w:rsid w:val="00DE475D"/>
    <w:rsid w:val="00DE52AC"/>
    <w:rsid w:val="00DE6217"/>
    <w:rsid w:val="00DE6476"/>
    <w:rsid w:val="00DE6D57"/>
    <w:rsid w:val="00DE6E55"/>
    <w:rsid w:val="00DE7CAD"/>
    <w:rsid w:val="00DF0BC3"/>
    <w:rsid w:val="00DF1C06"/>
    <w:rsid w:val="00DF293C"/>
    <w:rsid w:val="00DF2C69"/>
    <w:rsid w:val="00DF2E8D"/>
    <w:rsid w:val="00DF2EFA"/>
    <w:rsid w:val="00DF33F8"/>
    <w:rsid w:val="00DF3F46"/>
    <w:rsid w:val="00DF4897"/>
    <w:rsid w:val="00DF4A93"/>
    <w:rsid w:val="00DF5297"/>
    <w:rsid w:val="00DF5387"/>
    <w:rsid w:val="00DF5B34"/>
    <w:rsid w:val="00DF623E"/>
    <w:rsid w:val="00DF64C8"/>
    <w:rsid w:val="00DF7644"/>
    <w:rsid w:val="00E00569"/>
    <w:rsid w:val="00E00E09"/>
    <w:rsid w:val="00E00E4A"/>
    <w:rsid w:val="00E00EB3"/>
    <w:rsid w:val="00E01618"/>
    <w:rsid w:val="00E01DA5"/>
    <w:rsid w:val="00E01E0E"/>
    <w:rsid w:val="00E024DB"/>
    <w:rsid w:val="00E02FEA"/>
    <w:rsid w:val="00E03076"/>
    <w:rsid w:val="00E0329A"/>
    <w:rsid w:val="00E04D61"/>
    <w:rsid w:val="00E0502B"/>
    <w:rsid w:val="00E05065"/>
    <w:rsid w:val="00E06674"/>
    <w:rsid w:val="00E06695"/>
    <w:rsid w:val="00E0747A"/>
    <w:rsid w:val="00E076C1"/>
    <w:rsid w:val="00E07BC1"/>
    <w:rsid w:val="00E10813"/>
    <w:rsid w:val="00E11011"/>
    <w:rsid w:val="00E11241"/>
    <w:rsid w:val="00E11744"/>
    <w:rsid w:val="00E12591"/>
    <w:rsid w:val="00E12CBC"/>
    <w:rsid w:val="00E1313E"/>
    <w:rsid w:val="00E1316B"/>
    <w:rsid w:val="00E13384"/>
    <w:rsid w:val="00E136EB"/>
    <w:rsid w:val="00E13AFF"/>
    <w:rsid w:val="00E15816"/>
    <w:rsid w:val="00E163C8"/>
    <w:rsid w:val="00E166FC"/>
    <w:rsid w:val="00E1728F"/>
    <w:rsid w:val="00E1754F"/>
    <w:rsid w:val="00E17C92"/>
    <w:rsid w:val="00E20866"/>
    <w:rsid w:val="00E212FF"/>
    <w:rsid w:val="00E214C7"/>
    <w:rsid w:val="00E21718"/>
    <w:rsid w:val="00E21964"/>
    <w:rsid w:val="00E219F0"/>
    <w:rsid w:val="00E21CE5"/>
    <w:rsid w:val="00E21D58"/>
    <w:rsid w:val="00E22985"/>
    <w:rsid w:val="00E22B1E"/>
    <w:rsid w:val="00E22B24"/>
    <w:rsid w:val="00E22B8B"/>
    <w:rsid w:val="00E22DB3"/>
    <w:rsid w:val="00E231A0"/>
    <w:rsid w:val="00E23263"/>
    <w:rsid w:val="00E23365"/>
    <w:rsid w:val="00E23BFD"/>
    <w:rsid w:val="00E23E76"/>
    <w:rsid w:val="00E24363"/>
    <w:rsid w:val="00E24793"/>
    <w:rsid w:val="00E24896"/>
    <w:rsid w:val="00E2538C"/>
    <w:rsid w:val="00E259D6"/>
    <w:rsid w:val="00E26CE9"/>
    <w:rsid w:val="00E26D45"/>
    <w:rsid w:val="00E26EFD"/>
    <w:rsid w:val="00E27348"/>
    <w:rsid w:val="00E301DB"/>
    <w:rsid w:val="00E309BC"/>
    <w:rsid w:val="00E31A7B"/>
    <w:rsid w:val="00E31ADD"/>
    <w:rsid w:val="00E31B84"/>
    <w:rsid w:val="00E31D92"/>
    <w:rsid w:val="00E32701"/>
    <w:rsid w:val="00E33113"/>
    <w:rsid w:val="00E333AC"/>
    <w:rsid w:val="00E35124"/>
    <w:rsid w:val="00E3529B"/>
    <w:rsid w:val="00E35A4C"/>
    <w:rsid w:val="00E35CD7"/>
    <w:rsid w:val="00E37929"/>
    <w:rsid w:val="00E40953"/>
    <w:rsid w:val="00E40973"/>
    <w:rsid w:val="00E4103D"/>
    <w:rsid w:val="00E412DC"/>
    <w:rsid w:val="00E41A53"/>
    <w:rsid w:val="00E430FF"/>
    <w:rsid w:val="00E43316"/>
    <w:rsid w:val="00E43814"/>
    <w:rsid w:val="00E43DE3"/>
    <w:rsid w:val="00E44245"/>
    <w:rsid w:val="00E4471D"/>
    <w:rsid w:val="00E44D5C"/>
    <w:rsid w:val="00E458ED"/>
    <w:rsid w:val="00E45A5D"/>
    <w:rsid w:val="00E462B9"/>
    <w:rsid w:val="00E471EA"/>
    <w:rsid w:val="00E4723C"/>
    <w:rsid w:val="00E4743B"/>
    <w:rsid w:val="00E47580"/>
    <w:rsid w:val="00E477DC"/>
    <w:rsid w:val="00E47ACF"/>
    <w:rsid w:val="00E47F87"/>
    <w:rsid w:val="00E5044A"/>
    <w:rsid w:val="00E5059E"/>
    <w:rsid w:val="00E5101E"/>
    <w:rsid w:val="00E5186F"/>
    <w:rsid w:val="00E51AF8"/>
    <w:rsid w:val="00E51D7E"/>
    <w:rsid w:val="00E52322"/>
    <w:rsid w:val="00E529E7"/>
    <w:rsid w:val="00E52DA0"/>
    <w:rsid w:val="00E52E2F"/>
    <w:rsid w:val="00E52FF0"/>
    <w:rsid w:val="00E5300C"/>
    <w:rsid w:val="00E530E0"/>
    <w:rsid w:val="00E53A93"/>
    <w:rsid w:val="00E53F1D"/>
    <w:rsid w:val="00E546D1"/>
    <w:rsid w:val="00E54854"/>
    <w:rsid w:val="00E54C94"/>
    <w:rsid w:val="00E552BF"/>
    <w:rsid w:val="00E554D8"/>
    <w:rsid w:val="00E55903"/>
    <w:rsid w:val="00E55AB3"/>
    <w:rsid w:val="00E55B8C"/>
    <w:rsid w:val="00E55FA5"/>
    <w:rsid w:val="00E56F0C"/>
    <w:rsid w:val="00E60098"/>
    <w:rsid w:val="00E60427"/>
    <w:rsid w:val="00E60533"/>
    <w:rsid w:val="00E60A68"/>
    <w:rsid w:val="00E60B28"/>
    <w:rsid w:val="00E612E8"/>
    <w:rsid w:val="00E62A66"/>
    <w:rsid w:val="00E62ED5"/>
    <w:rsid w:val="00E638A1"/>
    <w:rsid w:val="00E63BE3"/>
    <w:rsid w:val="00E63DE9"/>
    <w:rsid w:val="00E64936"/>
    <w:rsid w:val="00E64C19"/>
    <w:rsid w:val="00E66833"/>
    <w:rsid w:val="00E700A3"/>
    <w:rsid w:val="00E70593"/>
    <w:rsid w:val="00E707DF"/>
    <w:rsid w:val="00E70D17"/>
    <w:rsid w:val="00E71A03"/>
    <w:rsid w:val="00E72589"/>
    <w:rsid w:val="00E7272C"/>
    <w:rsid w:val="00E72859"/>
    <w:rsid w:val="00E728A4"/>
    <w:rsid w:val="00E736C5"/>
    <w:rsid w:val="00E73848"/>
    <w:rsid w:val="00E73B00"/>
    <w:rsid w:val="00E73C7F"/>
    <w:rsid w:val="00E74CF7"/>
    <w:rsid w:val="00E75811"/>
    <w:rsid w:val="00E762EB"/>
    <w:rsid w:val="00E767AF"/>
    <w:rsid w:val="00E76E68"/>
    <w:rsid w:val="00E777E3"/>
    <w:rsid w:val="00E77852"/>
    <w:rsid w:val="00E77C94"/>
    <w:rsid w:val="00E80AA6"/>
    <w:rsid w:val="00E810DC"/>
    <w:rsid w:val="00E82AF0"/>
    <w:rsid w:val="00E82F5D"/>
    <w:rsid w:val="00E83391"/>
    <w:rsid w:val="00E83A1D"/>
    <w:rsid w:val="00E845F7"/>
    <w:rsid w:val="00E853E2"/>
    <w:rsid w:val="00E8548D"/>
    <w:rsid w:val="00E865D7"/>
    <w:rsid w:val="00E86A6F"/>
    <w:rsid w:val="00E86AFD"/>
    <w:rsid w:val="00E86BE9"/>
    <w:rsid w:val="00E8726D"/>
    <w:rsid w:val="00E87494"/>
    <w:rsid w:val="00E90F26"/>
    <w:rsid w:val="00E918E4"/>
    <w:rsid w:val="00E91E3E"/>
    <w:rsid w:val="00E9216E"/>
    <w:rsid w:val="00E921FF"/>
    <w:rsid w:val="00E92D10"/>
    <w:rsid w:val="00E94E6D"/>
    <w:rsid w:val="00E95EA5"/>
    <w:rsid w:val="00E96347"/>
    <w:rsid w:val="00E96413"/>
    <w:rsid w:val="00E96AB4"/>
    <w:rsid w:val="00E97BE7"/>
    <w:rsid w:val="00EA0817"/>
    <w:rsid w:val="00EA0D17"/>
    <w:rsid w:val="00EA100D"/>
    <w:rsid w:val="00EA12D4"/>
    <w:rsid w:val="00EA2837"/>
    <w:rsid w:val="00EA2AF8"/>
    <w:rsid w:val="00EA2C99"/>
    <w:rsid w:val="00EA2D11"/>
    <w:rsid w:val="00EA30D5"/>
    <w:rsid w:val="00EA38BB"/>
    <w:rsid w:val="00EA3983"/>
    <w:rsid w:val="00EA3D93"/>
    <w:rsid w:val="00EA4139"/>
    <w:rsid w:val="00EA4508"/>
    <w:rsid w:val="00EA45CD"/>
    <w:rsid w:val="00EA4A9C"/>
    <w:rsid w:val="00EA5DDD"/>
    <w:rsid w:val="00EA77A0"/>
    <w:rsid w:val="00EA7B44"/>
    <w:rsid w:val="00EB0B7F"/>
    <w:rsid w:val="00EB0F2E"/>
    <w:rsid w:val="00EB1CC2"/>
    <w:rsid w:val="00EB336F"/>
    <w:rsid w:val="00EB434F"/>
    <w:rsid w:val="00EB4B1C"/>
    <w:rsid w:val="00EB56F3"/>
    <w:rsid w:val="00EB5B0A"/>
    <w:rsid w:val="00EB5D88"/>
    <w:rsid w:val="00EB5EFD"/>
    <w:rsid w:val="00EB613E"/>
    <w:rsid w:val="00EB634E"/>
    <w:rsid w:val="00EB6D07"/>
    <w:rsid w:val="00EB775F"/>
    <w:rsid w:val="00EB7C6E"/>
    <w:rsid w:val="00EC0346"/>
    <w:rsid w:val="00EC0FEA"/>
    <w:rsid w:val="00EC140C"/>
    <w:rsid w:val="00EC15A8"/>
    <w:rsid w:val="00EC1D9A"/>
    <w:rsid w:val="00EC218C"/>
    <w:rsid w:val="00EC27EF"/>
    <w:rsid w:val="00EC3A81"/>
    <w:rsid w:val="00EC3CBE"/>
    <w:rsid w:val="00EC41E0"/>
    <w:rsid w:val="00EC48C9"/>
    <w:rsid w:val="00EC4B42"/>
    <w:rsid w:val="00EC4E11"/>
    <w:rsid w:val="00EC5E15"/>
    <w:rsid w:val="00EC75EB"/>
    <w:rsid w:val="00ED04D5"/>
    <w:rsid w:val="00ED1AB9"/>
    <w:rsid w:val="00ED1B17"/>
    <w:rsid w:val="00ED2494"/>
    <w:rsid w:val="00ED2C48"/>
    <w:rsid w:val="00ED4152"/>
    <w:rsid w:val="00ED435A"/>
    <w:rsid w:val="00ED43FA"/>
    <w:rsid w:val="00ED5102"/>
    <w:rsid w:val="00ED663B"/>
    <w:rsid w:val="00ED6A90"/>
    <w:rsid w:val="00ED7BEB"/>
    <w:rsid w:val="00EE02A5"/>
    <w:rsid w:val="00EE0D7F"/>
    <w:rsid w:val="00EE1317"/>
    <w:rsid w:val="00EE13D5"/>
    <w:rsid w:val="00EE1A35"/>
    <w:rsid w:val="00EE283E"/>
    <w:rsid w:val="00EE4AC7"/>
    <w:rsid w:val="00EE52FF"/>
    <w:rsid w:val="00EE54B8"/>
    <w:rsid w:val="00EE5A68"/>
    <w:rsid w:val="00EE5DFF"/>
    <w:rsid w:val="00EE61C3"/>
    <w:rsid w:val="00EE61EB"/>
    <w:rsid w:val="00EE6B3C"/>
    <w:rsid w:val="00EE6C01"/>
    <w:rsid w:val="00EE6C28"/>
    <w:rsid w:val="00EE7331"/>
    <w:rsid w:val="00EE748C"/>
    <w:rsid w:val="00EE7D00"/>
    <w:rsid w:val="00EF004A"/>
    <w:rsid w:val="00EF0458"/>
    <w:rsid w:val="00EF08AB"/>
    <w:rsid w:val="00EF08C1"/>
    <w:rsid w:val="00EF0AA1"/>
    <w:rsid w:val="00EF0B96"/>
    <w:rsid w:val="00EF183C"/>
    <w:rsid w:val="00EF1942"/>
    <w:rsid w:val="00EF2756"/>
    <w:rsid w:val="00EF32E3"/>
    <w:rsid w:val="00EF43FF"/>
    <w:rsid w:val="00EF4482"/>
    <w:rsid w:val="00EF4CCC"/>
    <w:rsid w:val="00EF5077"/>
    <w:rsid w:val="00EF5420"/>
    <w:rsid w:val="00EF62F6"/>
    <w:rsid w:val="00EF63BD"/>
    <w:rsid w:val="00F00731"/>
    <w:rsid w:val="00F0177C"/>
    <w:rsid w:val="00F01986"/>
    <w:rsid w:val="00F01DF1"/>
    <w:rsid w:val="00F020D1"/>
    <w:rsid w:val="00F03ED7"/>
    <w:rsid w:val="00F04412"/>
    <w:rsid w:val="00F048D7"/>
    <w:rsid w:val="00F06719"/>
    <w:rsid w:val="00F07128"/>
    <w:rsid w:val="00F07405"/>
    <w:rsid w:val="00F0769D"/>
    <w:rsid w:val="00F07898"/>
    <w:rsid w:val="00F079E8"/>
    <w:rsid w:val="00F07C2E"/>
    <w:rsid w:val="00F100B1"/>
    <w:rsid w:val="00F1156A"/>
    <w:rsid w:val="00F115FE"/>
    <w:rsid w:val="00F134D1"/>
    <w:rsid w:val="00F13E6B"/>
    <w:rsid w:val="00F142C8"/>
    <w:rsid w:val="00F15BB1"/>
    <w:rsid w:val="00F164C3"/>
    <w:rsid w:val="00F16D2B"/>
    <w:rsid w:val="00F20296"/>
    <w:rsid w:val="00F20789"/>
    <w:rsid w:val="00F20DD0"/>
    <w:rsid w:val="00F212B3"/>
    <w:rsid w:val="00F219CF"/>
    <w:rsid w:val="00F21B3E"/>
    <w:rsid w:val="00F21DDB"/>
    <w:rsid w:val="00F22251"/>
    <w:rsid w:val="00F23697"/>
    <w:rsid w:val="00F23B17"/>
    <w:rsid w:val="00F24021"/>
    <w:rsid w:val="00F241C1"/>
    <w:rsid w:val="00F24CC9"/>
    <w:rsid w:val="00F250B4"/>
    <w:rsid w:val="00F259D7"/>
    <w:rsid w:val="00F262FF"/>
    <w:rsid w:val="00F267F6"/>
    <w:rsid w:val="00F26B8B"/>
    <w:rsid w:val="00F30E09"/>
    <w:rsid w:val="00F311C1"/>
    <w:rsid w:val="00F3268E"/>
    <w:rsid w:val="00F32A64"/>
    <w:rsid w:val="00F33757"/>
    <w:rsid w:val="00F34FCD"/>
    <w:rsid w:val="00F362D1"/>
    <w:rsid w:val="00F362F9"/>
    <w:rsid w:val="00F36CCF"/>
    <w:rsid w:val="00F36F7A"/>
    <w:rsid w:val="00F405CF"/>
    <w:rsid w:val="00F427A9"/>
    <w:rsid w:val="00F44899"/>
    <w:rsid w:val="00F44BA5"/>
    <w:rsid w:val="00F45031"/>
    <w:rsid w:val="00F45214"/>
    <w:rsid w:val="00F454AC"/>
    <w:rsid w:val="00F45B28"/>
    <w:rsid w:val="00F460B8"/>
    <w:rsid w:val="00F46457"/>
    <w:rsid w:val="00F47012"/>
    <w:rsid w:val="00F47076"/>
    <w:rsid w:val="00F47155"/>
    <w:rsid w:val="00F474DC"/>
    <w:rsid w:val="00F47CC3"/>
    <w:rsid w:val="00F5037B"/>
    <w:rsid w:val="00F50EAA"/>
    <w:rsid w:val="00F51080"/>
    <w:rsid w:val="00F5158F"/>
    <w:rsid w:val="00F519AB"/>
    <w:rsid w:val="00F51F8C"/>
    <w:rsid w:val="00F52447"/>
    <w:rsid w:val="00F52924"/>
    <w:rsid w:val="00F53681"/>
    <w:rsid w:val="00F54096"/>
    <w:rsid w:val="00F54AF0"/>
    <w:rsid w:val="00F54F82"/>
    <w:rsid w:val="00F5538C"/>
    <w:rsid w:val="00F55684"/>
    <w:rsid w:val="00F55D3A"/>
    <w:rsid w:val="00F561B0"/>
    <w:rsid w:val="00F56305"/>
    <w:rsid w:val="00F56BEF"/>
    <w:rsid w:val="00F5763A"/>
    <w:rsid w:val="00F57743"/>
    <w:rsid w:val="00F57C64"/>
    <w:rsid w:val="00F60941"/>
    <w:rsid w:val="00F61441"/>
    <w:rsid w:val="00F61F27"/>
    <w:rsid w:val="00F62806"/>
    <w:rsid w:val="00F63363"/>
    <w:rsid w:val="00F63710"/>
    <w:rsid w:val="00F6372D"/>
    <w:rsid w:val="00F63C46"/>
    <w:rsid w:val="00F63E54"/>
    <w:rsid w:val="00F64534"/>
    <w:rsid w:val="00F648D5"/>
    <w:rsid w:val="00F64E3D"/>
    <w:rsid w:val="00F64F67"/>
    <w:rsid w:val="00F657B6"/>
    <w:rsid w:val="00F659CC"/>
    <w:rsid w:val="00F66D34"/>
    <w:rsid w:val="00F700C7"/>
    <w:rsid w:val="00F70B7E"/>
    <w:rsid w:val="00F7176F"/>
    <w:rsid w:val="00F72685"/>
    <w:rsid w:val="00F72C4B"/>
    <w:rsid w:val="00F72F8E"/>
    <w:rsid w:val="00F734CA"/>
    <w:rsid w:val="00F73676"/>
    <w:rsid w:val="00F73FD1"/>
    <w:rsid w:val="00F75604"/>
    <w:rsid w:val="00F7561E"/>
    <w:rsid w:val="00F76493"/>
    <w:rsid w:val="00F765CD"/>
    <w:rsid w:val="00F76822"/>
    <w:rsid w:val="00F778A0"/>
    <w:rsid w:val="00F80776"/>
    <w:rsid w:val="00F809E4"/>
    <w:rsid w:val="00F80DE8"/>
    <w:rsid w:val="00F80DF5"/>
    <w:rsid w:val="00F81ECD"/>
    <w:rsid w:val="00F8365A"/>
    <w:rsid w:val="00F8402D"/>
    <w:rsid w:val="00F84D6B"/>
    <w:rsid w:val="00F8580C"/>
    <w:rsid w:val="00F85F07"/>
    <w:rsid w:val="00F860D2"/>
    <w:rsid w:val="00F863C3"/>
    <w:rsid w:val="00F863C5"/>
    <w:rsid w:val="00F869C2"/>
    <w:rsid w:val="00F86B93"/>
    <w:rsid w:val="00F86F85"/>
    <w:rsid w:val="00F870D8"/>
    <w:rsid w:val="00F879AD"/>
    <w:rsid w:val="00F87EE2"/>
    <w:rsid w:val="00F908E9"/>
    <w:rsid w:val="00F90C51"/>
    <w:rsid w:val="00F90CA1"/>
    <w:rsid w:val="00F91034"/>
    <w:rsid w:val="00F9112E"/>
    <w:rsid w:val="00F915BE"/>
    <w:rsid w:val="00F9243C"/>
    <w:rsid w:val="00F944FE"/>
    <w:rsid w:val="00F9702B"/>
    <w:rsid w:val="00FA05FC"/>
    <w:rsid w:val="00FA073F"/>
    <w:rsid w:val="00FA0940"/>
    <w:rsid w:val="00FA0B45"/>
    <w:rsid w:val="00FA169A"/>
    <w:rsid w:val="00FA195E"/>
    <w:rsid w:val="00FA1AA9"/>
    <w:rsid w:val="00FA1D2E"/>
    <w:rsid w:val="00FA1D8F"/>
    <w:rsid w:val="00FA2571"/>
    <w:rsid w:val="00FA2B0F"/>
    <w:rsid w:val="00FA3253"/>
    <w:rsid w:val="00FA34A6"/>
    <w:rsid w:val="00FA3ECF"/>
    <w:rsid w:val="00FA4921"/>
    <w:rsid w:val="00FA57D4"/>
    <w:rsid w:val="00FA61FB"/>
    <w:rsid w:val="00FA633A"/>
    <w:rsid w:val="00FA6382"/>
    <w:rsid w:val="00FA6842"/>
    <w:rsid w:val="00FA7487"/>
    <w:rsid w:val="00FB0790"/>
    <w:rsid w:val="00FB0A6A"/>
    <w:rsid w:val="00FB1AC0"/>
    <w:rsid w:val="00FB2119"/>
    <w:rsid w:val="00FB24F6"/>
    <w:rsid w:val="00FB29B8"/>
    <w:rsid w:val="00FB2D7B"/>
    <w:rsid w:val="00FB38F9"/>
    <w:rsid w:val="00FB4008"/>
    <w:rsid w:val="00FB4602"/>
    <w:rsid w:val="00FB464E"/>
    <w:rsid w:val="00FB5196"/>
    <w:rsid w:val="00FB520E"/>
    <w:rsid w:val="00FB591C"/>
    <w:rsid w:val="00FB6202"/>
    <w:rsid w:val="00FB7147"/>
    <w:rsid w:val="00FB73FF"/>
    <w:rsid w:val="00FB7B98"/>
    <w:rsid w:val="00FC141B"/>
    <w:rsid w:val="00FC1EBE"/>
    <w:rsid w:val="00FC26D3"/>
    <w:rsid w:val="00FC2C84"/>
    <w:rsid w:val="00FC2DCA"/>
    <w:rsid w:val="00FC39A7"/>
    <w:rsid w:val="00FC3B92"/>
    <w:rsid w:val="00FC3D14"/>
    <w:rsid w:val="00FC4939"/>
    <w:rsid w:val="00FC4F8B"/>
    <w:rsid w:val="00FC54B1"/>
    <w:rsid w:val="00FC55D5"/>
    <w:rsid w:val="00FC628B"/>
    <w:rsid w:val="00FC6C43"/>
    <w:rsid w:val="00FC768E"/>
    <w:rsid w:val="00FD00A9"/>
    <w:rsid w:val="00FD0184"/>
    <w:rsid w:val="00FD08DC"/>
    <w:rsid w:val="00FD0A21"/>
    <w:rsid w:val="00FD0C20"/>
    <w:rsid w:val="00FD1101"/>
    <w:rsid w:val="00FD1394"/>
    <w:rsid w:val="00FD14C2"/>
    <w:rsid w:val="00FD1D4C"/>
    <w:rsid w:val="00FD3642"/>
    <w:rsid w:val="00FD3B75"/>
    <w:rsid w:val="00FD3C2B"/>
    <w:rsid w:val="00FD44CE"/>
    <w:rsid w:val="00FD63B0"/>
    <w:rsid w:val="00FD6A2C"/>
    <w:rsid w:val="00FD762B"/>
    <w:rsid w:val="00FD7A38"/>
    <w:rsid w:val="00FD7B5F"/>
    <w:rsid w:val="00FD7D74"/>
    <w:rsid w:val="00FE016A"/>
    <w:rsid w:val="00FE0497"/>
    <w:rsid w:val="00FE07B5"/>
    <w:rsid w:val="00FE1D9F"/>
    <w:rsid w:val="00FE28D8"/>
    <w:rsid w:val="00FE2A21"/>
    <w:rsid w:val="00FE2A75"/>
    <w:rsid w:val="00FE3273"/>
    <w:rsid w:val="00FE344D"/>
    <w:rsid w:val="00FE3C5B"/>
    <w:rsid w:val="00FE4A89"/>
    <w:rsid w:val="00FE516E"/>
    <w:rsid w:val="00FE5866"/>
    <w:rsid w:val="00FE5877"/>
    <w:rsid w:val="00FE58D0"/>
    <w:rsid w:val="00FE6202"/>
    <w:rsid w:val="00FE6549"/>
    <w:rsid w:val="00FE6BC0"/>
    <w:rsid w:val="00FE6DA4"/>
    <w:rsid w:val="00FE6ECD"/>
    <w:rsid w:val="00FE715E"/>
    <w:rsid w:val="00FE7CE7"/>
    <w:rsid w:val="00FE7ED2"/>
    <w:rsid w:val="00FE7F88"/>
    <w:rsid w:val="00FF0078"/>
    <w:rsid w:val="00FF02B1"/>
    <w:rsid w:val="00FF0A50"/>
    <w:rsid w:val="00FF1E56"/>
    <w:rsid w:val="00FF2014"/>
    <w:rsid w:val="00FF209E"/>
    <w:rsid w:val="00FF2990"/>
    <w:rsid w:val="00FF2D6F"/>
    <w:rsid w:val="00FF3354"/>
    <w:rsid w:val="00FF3DAB"/>
    <w:rsid w:val="00FF3DE9"/>
    <w:rsid w:val="00FF47E0"/>
    <w:rsid w:val="00FF53B2"/>
    <w:rsid w:val="00FF5A47"/>
    <w:rsid w:val="00FF61E6"/>
    <w:rsid w:val="00FF682C"/>
    <w:rsid w:val="00FF6F81"/>
    <w:rsid w:val="00FF73F9"/>
    <w:rsid w:val="00FF79A9"/>
    <w:rsid w:val="00FF7B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style="mso-position-horizontal-relative:left-margin-area;mso-position-vertical-relative:margin;mso-left-percent:0" fill="f" fillcolor="white" stroke="f">
      <v:fill color="white" on="f"/>
      <v:stroke on="f"/>
      <v:textbox inset=",7.2pt,,7.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sz w:val="24"/>
        <w:szCs w:val="24"/>
        <w:lang w:val="en-US" w:eastAsia="en-US" w:bidi="ar-SA"/>
      </w:rPr>
    </w:rPrDefault>
    <w:pPrDefault/>
  </w:docDefaults>
  <w:latentStyles w:defLockedState="0" w:defUIPriority="0" w:defSemiHidden="0" w:defUnhideWhenUsed="0" w:defQFormat="0" w:count="267">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74834"/>
    <w:pPr>
      <w:spacing w:after="120"/>
      <w:jc w:val="both"/>
    </w:pPr>
    <w:rPr>
      <w:rFonts w:ascii="Times New Roman" w:eastAsia="Times New Roman" w:hAnsi="Times New Roman"/>
      <w:sz w:val="20"/>
    </w:rPr>
  </w:style>
  <w:style w:type="paragraph" w:styleId="Heading1">
    <w:name w:val="heading 1"/>
    <w:basedOn w:val="Normal"/>
    <w:next w:val="Normal"/>
    <w:qFormat/>
    <w:rsid w:val="004E154B"/>
    <w:pPr>
      <w:keepNext/>
      <w:keepLines/>
      <w:spacing w:before="120" w:after="0"/>
      <w:outlineLvl w:val="0"/>
    </w:pPr>
    <w:rPr>
      <w:rFonts w:ascii="Helvetica" w:hAnsi="Helvetica"/>
      <w:b/>
      <w:caps/>
      <w:kern w:val="32"/>
      <w:sz w:val="18"/>
    </w:rPr>
  </w:style>
  <w:style w:type="paragraph" w:styleId="Heading2">
    <w:name w:val="heading 2"/>
    <w:basedOn w:val="Heading1"/>
    <w:next w:val="Normal"/>
    <w:qFormat/>
    <w:rsid w:val="005643EA"/>
    <w:pPr>
      <w:outlineLvl w:val="1"/>
    </w:pPr>
    <w:rPr>
      <w:caps w:val="0"/>
    </w:rPr>
  </w:style>
  <w:style w:type="paragraph" w:styleId="Heading3">
    <w:name w:val="heading 3"/>
    <w:basedOn w:val="Heading2"/>
    <w:next w:val="Normal"/>
    <w:qFormat/>
    <w:rsid w:val="009A20BF"/>
    <w:pPr>
      <w:outlineLvl w:val="2"/>
    </w:pPr>
    <w:rPr>
      <w:b w:val="0"/>
      <w:i/>
    </w:rPr>
  </w:style>
  <w:style w:type="paragraph" w:styleId="Heading4">
    <w:name w:val="heading 4"/>
    <w:basedOn w:val="Normal"/>
    <w:next w:val="Normal"/>
    <w:qFormat/>
    <w:rsid w:val="009A20BF"/>
    <w:pPr>
      <w:keepNext/>
      <w:numPr>
        <w:ilvl w:val="3"/>
        <w:numId w:val="11"/>
      </w:numPr>
      <w:spacing w:before="240" w:after="60"/>
      <w:outlineLvl w:val="3"/>
    </w:pPr>
    <w:rPr>
      <w:b/>
      <w:sz w:val="28"/>
    </w:rPr>
  </w:style>
  <w:style w:type="paragraph" w:styleId="Heading5">
    <w:name w:val="heading 5"/>
    <w:basedOn w:val="Normal"/>
    <w:next w:val="Normal"/>
    <w:qFormat/>
    <w:rsid w:val="009A20BF"/>
    <w:pPr>
      <w:numPr>
        <w:ilvl w:val="4"/>
        <w:numId w:val="11"/>
      </w:numPr>
      <w:spacing w:before="240" w:after="60"/>
      <w:outlineLvl w:val="4"/>
    </w:pPr>
    <w:rPr>
      <w:b/>
      <w:i/>
      <w:sz w:val="26"/>
    </w:rPr>
  </w:style>
  <w:style w:type="paragraph" w:styleId="Heading6">
    <w:name w:val="heading 6"/>
    <w:basedOn w:val="Normal"/>
    <w:next w:val="Normal"/>
    <w:qFormat/>
    <w:rsid w:val="009A20BF"/>
    <w:pPr>
      <w:numPr>
        <w:ilvl w:val="5"/>
        <w:numId w:val="11"/>
      </w:numPr>
      <w:spacing w:before="240" w:after="60"/>
      <w:outlineLvl w:val="5"/>
    </w:pPr>
    <w:rPr>
      <w:b/>
      <w:sz w:val="22"/>
    </w:rPr>
  </w:style>
  <w:style w:type="paragraph" w:styleId="Heading7">
    <w:name w:val="heading 7"/>
    <w:basedOn w:val="Normal"/>
    <w:next w:val="Normal"/>
    <w:qFormat/>
    <w:rsid w:val="009A20BF"/>
    <w:pPr>
      <w:numPr>
        <w:ilvl w:val="6"/>
        <w:numId w:val="11"/>
      </w:numPr>
      <w:spacing w:before="240" w:after="60"/>
      <w:outlineLvl w:val="6"/>
    </w:pPr>
  </w:style>
  <w:style w:type="paragraph" w:styleId="Heading8">
    <w:name w:val="heading 8"/>
    <w:basedOn w:val="Normal"/>
    <w:next w:val="Normal"/>
    <w:qFormat/>
    <w:rsid w:val="009A20BF"/>
    <w:pPr>
      <w:numPr>
        <w:ilvl w:val="7"/>
        <w:numId w:val="11"/>
      </w:numPr>
      <w:spacing w:before="240" w:after="60"/>
      <w:outlineLvl w:val="7"/>
    </w:pPr>
    <w:rPr>
      <w:i/>
    </w:rPr>
  </w:style>
  <w:style w:type="paragraph" w:styleId="Heading9">
    <w:name w:val="heading 9"/>
    <w:basedOn w:val="Normal"/>
    <w:next w:val="Normal"/>
    <w:qFormat/>
    <w:rsid w:val="009A20BF"/>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semiHidden/>
    <w:rsid w:val="006D66A4"/>
    <w:rPr>
      <w:rFonts w:ascii="Tahoma" w:hAnsi="Tahoma" w:cs="Tahoma"/>
      <w:sz w:val="16"/>
      <w:szCs w:val="16"/>
    </w:rPr>
  </w:style>
  <w:style w:type="character" w:customStyle="1" w:styleId="BalloonTextChar">
    <w:name w:val="Balloon Text Char"/>
    <w:basedOn w:val="DefaultParagraphFont"/>
    <w:uiPriority w:val="99"/>
    <w:semiHidden/>
    <w:rsid w:val="002A5510"/>
    <w:rPr>
      <w:rFonts w:ascii="Lucida Grande" w:hAnsi="Lucida Grande"/>
      <w:sz w:val="18"/>
      <w:szCs w:val="18"/>
    </w:rPr>
  </w:style>
  <w:style w:type="character" w:customStyle="1" w:styleId="BalloonTextChar0">
    <w:name w:val="Balloon Text Char"/>
    <w:basedOn w:val="DefaultParagraphFont"/>
    <w:uiPriority w:val="99"/>
    <w:semiHidden/>
    <w:rsid w:val="003421A7"/>
    <w:rPr>
      <w:rFonts w:ascii="Lucida Grande" w:hAnsi="Lucida Grande"/>
      <w:sz w:val="18"/>
      <w:szCs w:val="18"/>
    </w:rPr>
  </w:style>
  <w:style w:type="character" w:customStyle="1" w:styleId="BalloonTextChar2">
    <w:name w:val="Balloon Text Char"/>
    <w:basedOn w:val="DefaultParagraphFont"/>
    <w:uiPriority w:val="99"/>
    <w:semiHidden/>
    <w:rsid w:val="003421A7"/>
    <w:rPr>
      <w:rFonts w:ascii="Lucida Grande" w:hAnsi="Lucida Grande"/>
      <w:sz w:val="18"/>
      <w:szCs w:val="18"/>
    </w:rPr>
  </w:style>
  <w:style w:type="character" w:customStyle="1" w:styleId="BalloonTextChar3">
    <w:name w:val="Balloon Text Char"/>
    <w:basedOn w:val="DefaultParagraphFont"/>
    <w:uiPriority w:val="99"/>
    <w:semiHidden/>
    <w:rsid w:val="006556FB"/>
    <w:rPr>
      <w:rFonts w:ascii="Lucida Grande" w:hAnsi="Lucida Grande"/>
      <w:sz w:val="18"/>
      <w:szCs w:val="18"/>
    </w:rPr>
  </w:style>
  <w:style w:type="character" w:customStyle="1" w:styleId="BalloonTextChar4">
    <w:name w:val="Balloon Text Char"/>
    <w:basedOn w:val="DefaultParagraphFont"/>
    <w:uiPriority w:val="99"/>
    <w:semiHidden/>
    <w:rsid w:val="00EA097A"/>
    <w:rPr>
      <w:rFonts w:ascii="Lucida Grande" w:hAnsi="Lucida Grande"/>
      <w:sz w:val="18"/>
      <w:szCs w:val="18"/>
    </w:rPr>
  </w:style>
  <w:style w:type="character" w:customStyle="1" w:styleId="BalloonTextChar5">
    <w:name w:val="Balloon Text Char"/>
    <w:basedOn w:val="DefaultParagraphFont"/>
    <w:uiPriority w:val="99"/>
    <w:semiHidden/>
    <w:rsid w:val="00CB40CA"/>
    <w:rPr>
      <w:rFonts w:ascii="Lucida Grande" w:hAnsi="Lucida Grande"/>
      <w:sz w:val="18"/>
      <w:szCs w:val="18"/>
    </w:rPr>
  </w:style>
  <w:style w:type="character" w:customStyle="1" w:styleId="BalloonTextChar6">
    <w:name w:val="Balloon Text Char"/>
    <w:basedOn w:val="DefaultParagraphFont"/>
    <w:uiPriority w:val="99"/>
    <w:semiHidden/>
    <w:rsid w:val="00CB40CA"/>
    <w:rPr>
      <w:rFonts w:ascii="Lucida Grande" w:hAnsi="Lucida Grande"/>
      <w:sz w:val="18"/>
      <w:szCs w:val="18"/>
    </w:rPr>
  </w:style>
  <w:style w:type="character" w:customStyle="1" w:styleId="BalloonTextChar7">
    <w:name w:val="Balloon Text Char"/>
    <w:basedOn w:val="DefaultParagraphFont"/>
    <w:uiPriority w:val="99"/>
    <w:semiHidden/>
    <w:rsid w:val="00CB40CA"/>
    <w:rPr>
      <w:rFonts w:ascii="Lucida Grande" w:hAnsi="Lucida Grande"/>
      <w:sz w:val="18"/>
      <w:szCs w:val="18"/>
    </w:rPr>
  </w:style>
  <w:style w:type="character" w:customStyle="1" w:styleId="BalloonTextChar8">
    <w:name w:val="Balloon Text Char"/>
    <w:basedOn w:val="DefaultParagraphFont"/>
    <w:uiPriority w:val="99"/>
    <w:semiHidden/>
    <w:rsid w:val="00AD04F9"/>
    <w:rPr>
      <w:rFonts w:ascii="Lucida Grande" w:hAnsi="Lucida Grande"/>
      <w:sz w:val="18"/>
      <w:szCs w:val="18"/>
    </w:rPr>
  </w:style>
  <w:style w:type="character" w:customStyle="1" w:styleId="BalloonTextChar9">
    <w:name w:val="Balloon Text Char"/>
    <w:basedOn w:val="DefaultParagraphFont"/>
    <w:uiPriority w:val="99"/>
    <w:semiHidden/>
    <w:rsid w:val="00AD04F9"/>
    <w:rPr>
      <w:rFonts w:ascii="Lucida Grande" w:hAnsi="Lucida Grande"/>
      <w:sz w:val="18"/>
      <w:szCs w:val="18"/>
    </w:rPr>
  </w:style>
  <w:style w:type="character" w:customStyle="1" w:styleId="BalloonTextChara">
    <w:name w:val="Balloon Text Char"/>
    <w:basedOn w:val="DefaultParagraphFont"/>
    <w:uiPriority w:val="99"/>
    <w:semiHidden/>
    <w:rsid w:val="00AD04F9"/>
    <w:rPr>
      <w:rFonts w:ascii="Lucida Grande" w:hAnsi="Lucida Grande"/>
      <w:sz w:val="18"/>
      <w:szCs w:val="18"/>
    </w:rPr>
  </w:style>
  <w:style w:type="character" w:customStyle="1" w:styleId="BalloonTextCharb">
    <w:name w:val="Balloon Text Char"/>
    <w:basedOn w:val="DefaultParagraphFont"/>
    <w:uiPriority w:val="99"/>
    <w:semiHidden/>
    <w:rsid w:val="00AD04F9"/>
    <w:rPr>
      <w:rFonts w:ascii="Lucida Grande" w:hAnsi="Lucida Grande"/>
      <w:sz w:val="18"/>
      <w:szCs w:val="18"/>
    </w:rPr>
  </w:style>
  <w:style w:type="character" w:customStyle="1" w:styleId="BalloonTextCharc">
    <w:name w:val="Balloon Text Char"/>
    <w:basedOn w:val="DefaultParagraphFont"/>
    <w:uiPriority w:val="99"/>
    <w:semiHidden/>
    <w:rsid w:val="00A93821"/>
    <w:rPr>
      <w:rFonts w:ascii="Lucida Grande" w:hAnsi="Lucida Grande"/>
      <w:sz w:val="18"/>
      <w:szCs w:val="18"/>
    </w:rPr>
  </w:style>
  <w:style w:type="character" w:customStyle="1" w:styleId="BalloonTextChard">
    <w:name w:val="Balloon Text Char"/>
    <w:basedOn w:val="DefaultParagraphFont"/>
    <w:uiPriority w:val="99"/>
    <w:semiHidden/>
    <w:rsid w:val="00935ED5"/>
    <w:rPr>
      <w:rFonts w:ascii="Lucida Grande" w:hAnsi="Lucida Grande"/>
      <w:sz w:val="18"/>
      <w:szCs w:val="18"/>
    </w:rPr>
  </w:style>
  <w:style w:type="character" w:customStyle="1" w:styleId="BalloonTextChare">
    <w:name w:val="Balloon Text Char"/>
    <w:basedOn w:val="DefaultParagraphFont"/>
    <w:uiPriority w:val="99"/>
    <w:semiHidden/>
    <w:rsid w:val="003562A3"/>
    <w:rPr>
      <w:rFonts w:ascii="Lucida Grande" w:hAnsi="Lucida Grande"/>
      <w:sz w:val="18"/>
      <w:szCs w:val="18"/>
    </w:rPr>
  </w:style>
  <w:style w:type="character" w:customStyle="1" w:styleId="BalloonTextCharf">
    <w:name w:val="Balloon Text Char"/>
    <w:basedOn w:val="DefaultParagraphFont"/>
    <w:uiPriority w:val="99"/>
    <w:semiHidden/>
    <w:rsid w:val="00313180"/>
    <w:rPr>
      <w:rFonts w:ascii="Lucida Grande" w:hAnsi="Lucida Grande"/>
      <w:sz w:val="18"/>
      <w:szCs w:val="18"/>
    </w:rPr>
  </w:style>
  <w:style w:type="character" w:customStyle="1" w:styleId="BalloonTextCharf0">
    <w:name w:val="Balloon Text Char"/>
    <w:basedOn w:val="DefaultParagraphFont"/>
    <w:uiPriority w:val="99"/>
    <w:semiHidden/>
    <w:rsid w:val="00490099"/>
    <w:rPr>
      <w:rFonts w:ascii="Lucida Grande" w:hAnsi="Lucida Grande"/>
      <w:sz w:val="18"/>
      <w:szCs w:val="18"/>
    </w:rPr>
  </w:style>
  <w:style w:type="character" w:customStyle="1" w:styleId="BalloonTextCharf1">
    <w:name w:val="Balloon Text Char"/>
    <w:basedOn w:val="DefaultParagraphFont"/>
    <w:uiPriority w:val="99"/>
    <w:semiHidden/>
    <w:rsid w:val="0019272C"/>
    <w:rPr>
      <w:rFonts w:ascii="Lucida Grande" w:hAnsi="Lucida Grande"/>
      <w:sz w:val="18"/>
      <w:szCs w:val="18"/>
    </w:rPr>
  </w:style>
  <w:style w:type="character" w:customStyle="1" w:styleId="BalloonTextCharf2">
    <w:name w:val="Balloon Text Char"/>
    <w:basedOn w:val="DefaultParagraphFont"/>
    <w:uiPriority w:val="99"/>
    <w:semiHidden/>
    <w:rsid w:val="0019272C"/>
    <w:rPr>
      <w:rFonts w:ascii="Lucida Grande" w:hAnsi="Lucida Grande"/>
      <w:sz w:val="18"/>
      <w:szCs w:val="18"/>
    </w:rPr>
  </w:style>
  <w:style w:type="character" w:customStyle="1" w:styleId="BalloonTextCharf3">
    <w:name w:val="Balloon Text Char"/>
    <w:basedOn w:val="DefaultParagraphFont"/>
    <w:uiPriority w:val="99"/>
    <w:semiHidden/>
    <w:rsid w:val="0019272C"/>
    <w:rPr>
      <w:rFonts w:ascii="Lucida Grande" w:hAnsi="Lucida Grande"/>
      <w:sz w:val="18"/>
      <w:szCs w:val="18"/>
    </w:rPr>
  </w:style>
  <w:style w:type="character" w:customStyle="1" w:styleId="BalloonTextCharf4">
    <w:name w:val="Balloon Text Char"/>
    <w:basedOn w:val="DefaultParagraphFont"/>
    <w:uiPriority w:val="99"/>
    <w:semiHidden/>
    <w:rsid w:val="007B7854"/>
    <w:rPr>
      <w:rFonts w:ascii="Lucida Grande" w:hAnsi="Lucida Grande"/>
      <w:sz w:val="18"/>
      <w:szCs w:val="18"/>
    </w:rPr>
  </w:style>
  <w:style w:type="character" w:customStyle="1" w:styleId="BalloonTextCharf5">
    <w:name w:val="Balloon Text Char"/>
    <w:basedOn w:val="DefaultParagraphFont"/>
    <w:uiPriority w:val="99"/>
    <w:semiHidden/>
    <w:rsid w:val="007B7854"/>
    <w:rPr>
      <w:rFonts w:ascii="Lucida Grande" w:hAnsi="Lucida Grande"/>
      <w:sz w:val="18"/>
      <w:szCs w:val="18"/>
    </w:rPr>
  </w:style>
  <w:style w:type="character" w:customStyle="1" w:styleId="BalloonTextCharf6">
    <w:name w:val="Balloon Text Char"/>
    <w:basedOn w:val="DefaultParagraphFont"/>
    <w:uiPriority w:val="99"/>
    <w:semiHidden/>
    <w:rsid w:val="00A72A2B"/>
    <w:rPr>
      <w:rFonts w:ascii="Lucida Grande" w:hAnsi="Lucida Grande"/>
      <w:sz w:val="18"/>
      <w:szCs w:val="18"/>
    </w:rPr>
  </w:style>
  <w:style w:type="character" w:customStyle="1" w:styleId="BalloonTextCharf7">
    <w:name w:val="Balloon Text Char"/>
    <w:basedOn w:val="DefaultParagraphFont"/>
    <w:uiPriority w:val="99"/>
    <w:semiHidden/>
    <w:rsid w:val="00A72A2B"/>
    <w:rPr>
      <w:rFonts w:ascii="Lucida Grande" w:hAnsi="Lucida Grande"/>
      <w:sz w:val="18"/>
      <w:szCs w:val="18"/>
    </w:rPr>
  </w:style>
  <w:style w:type="character" w:customStyle="1" w:styleId="BalloonTextCharf8">
    <w:name w:val="Balloon Text Char"/>
    <w:basedOn w:val="DefaultParagraphFont"/>
    <w:uiPriority w:val="99"/>
    <w:semiHidden/>
    <w:rsid w:val="00CB272D"/>
    <w:rPr>
      <w:rFonts w:ascii="Lucida Grande" w:hAnsi="Lucida Grande"/>
      <w:sz w:val="18"/>
      <w:szCs w:val="18"/>
    </w:rPr>
  </w:style>
  <w:style w:type="character" w:customStyle="1" w:styleId="BalloonTextCharf9">
    <w:name w:val="Balloon Text Char"/>
    <w:basedOn w:val="DefaultParagraphFont"/>
    <w:uiPriority w:val="99"/>
    <w:semiHidden/>
    <w:rsid w:val="00CB272D"/>
    <w:rPr>
      <w:rFonts w:ascii="Lucida Grande" w:hAnsi="Lucida Grande"/>
      <w:sz w:val="18"/>
      <w:szCs w:val="18"/>
    </w:rPr>
  </w:style>
  <w:style w:type="character" w:customStyle="1" w:styleId="BalloonTextCharfa">
    <w:name w:val="Balloon Text Char"/>
    <w:basedOn w:val="DefaultParagraphFont"/>
    <w:uiPriority w:val="99"/>
    <w:semiHidden/>
    <w:rsid w:val="00CB272D"/>
    <w:rPr>
      <w:rFonts w:ascii="Lucida Grande" w:hAnsi="Lucida Grande"/>
      <w:sz w:val="18"/>
      <w:szCs w:val="18"/>
    </w:rPr>
  </w:style>
  <w:style w:type="character" w:customStyle="1" w:styleId="BalloonTextCharfb">
    <w:name w:val="Balloon Text Char"/>
    <w:basedOn w:val="DefaultParagraphFont"/>
    <w:uiPriority w:val="99"/>
    <w:semiHidden/>
    <w:rsid w:val="00CB272D"/>
    <w:rPr>
      <w:rFonts w:ascii="Lucida Grande" w:hAnsi="Lucida Grande"/>
      <w:sz w:val="18"/>
      <w:szCs w:val="18"/>
    </w:rPr>
  </w:style>
  <w:style w:type="character" w:customStyle="1" w:styleId="BalloonTextCharfc">
    <w:name w:val="Balloon Text Char"/>
    <w:basedOn w:val="DefaultParagraphFont"/>
    <w:uiPriority w:val="99"/>
    <w:semiHidden/>
    <w:rsid w:val="00B804E1"/>
    <w:rPr>
      <w:rFonts w:ascii="Lucida Grande" w:hAnsi="Lucida Grande"/>
      <w:sz w:val="18"/>
      <w:szCs w:val="18"/>
    </w:rPr>
  </w:style>
  <w:style w:type="character" w:customStyle="1" w:styleId="BalloonTextCharfd">
    <w:name w:val="Balloon Text Char"/>
    <w:basedOn w:val="DefaultParagraphFont"/>
    <w:uiPriority w:val="99"/>
    <w:semiHidden/>
    <w:rsid w:val="00B804E1"/>
    <w:rPr>
      <w:rFonts w:ascii="Lucida Grande" w:hAnsi="Lucida Grande"/>
      <w:sz w:val="18"/>
      <w:szCs w:val="18"/>
    </w:rPr>
  </w:style>
  <w:style w:type="character" w:customStyle="1" w:styleId="BalloonTextCharfe">
    <w:name w:val="Balloon Text Char"/>
    <w:basedOn w:val="DefaultParagraphFont"/>
    <w:uiPriority w:val="99"/>
    <w:semiHidden/>
    <w:rsid w:val="00B804E1"/>
    <w:rPr>
      <w:rFonts w:ascii="Lucida Grande" w:hAnsi="Lucida Grande"/>
      <w:sz w:val="18"/>
      <w:szCs w:val="18"/>
    </w:rPr>
  </w:style>
  <w:style w:type="character" w:customStyle="1" w:styleId="BalloonTextCharff">
    <w:name w:val="Balloon Text Char"/>
    <w:basedOn w:val="DefaultParagraphFont"/>
    <w:uiPriority w:val="99"/>
    <w:semiHidden/>
    <w:rsid w:val="00B804E1"/>
    <w:rPr>
      <w:rFonts w:ascii="Lucida Grande" w:hAnsi="Lucida Grande"/>
      <w:sz w:val="18"/>
      <w:szCs w:val="18"/>
    </w:rPr>
  </w:style>
  <w:style w:type="character" w:customStyle="1" w:styleId="BalloonTextCharff0">
    <w:name w:val="Balloon Text Char"/>
    <w:basedOn w:val="DefaultParagraphFont"/>
    <w:uiPriority w:val="99"/>
    <w:semiHidden/>
    <w:rsid w:val="00B804E1"/>
    <w:rPr>
      <w:rFonts w:ascii="Lucida Grande" w:hAnsi="Lucida Grande"/>
      <w:sz w:val="18"/>
      <w:szCs w:val="18"/>
    </w:rPr>
  </w:style>
  <w:style w:type="character" w:customStyle="1" w:styleId="BalloonTextChar1">
    <w:name w:val="Balloon Text Char1"/>
    <w:basedOn w:val="DefaultParagraphFont"/>
    <w:link w:val="BalloonText"/>
    <w:uiPriority w:val="99"/>
    <w:semiHidden/>
    <w:rsid w:val="00B804E1"/>
    <w:rPr>
      <w:rFonts w:ascii="Lucida Grande" w:hAnsi="Lucida Grande"/>
      <w:sz w:val="18"/>
      <w:szCs w:val="18"/>
    </w:rPr>
  </w:style>
  <w:style w:type="paragraph" w:styleId="Footer">
    <w:name w:val="footer"/>
    <w:basedOn w:val="Normal"/>
    <w:link w:val="FooterChar"/>
    <w:uiPriority w:val="99"/>
    <w:rsid w:val="009A20BF"/>
    <w:pPr>
      <w:tabs>
        <w:tab w:val="center" w:pos="4320"/>
        <w:tab w:val="right" w:pos="8640"/>
      </w:tabs>
    </w:pPr>
  </w:style>
  <w:style w:type="paragraph" w:styleId="Header">
    <w:name w:val="header"/>
    <w:basedOn w:val="Normal"/>
    <w:rsid w:val="009A20BF"/>
    <w:pPr>
      <w:tabs>
        <w:tab w:val="center" w:pos="4320"/>
        <w:tab w:val="right" w:pos="8640"/>
      </w:tabs>
    </w:pPr>
    <w:rPr>
      <w:rFonts w:ascii="Arial" w:hAnsi="Arial"/>
    </w:rPr>
  </w:style>
  <w:style w:type="paragraph" w:customStyle="1" w:styleId="Author">
    <w:name w:val="Author"/>
    <w:basedOn w:val="Normal"/>
    <w:rsid w:val="009A20BF"/>
    <w:pPr>
      <w:spacing w:after="0"/>
      <w:jc w:val="center"/>
    </w:pPr>
    <w:rPr>
      <w:b/>
      <w:color w:val="000000"/>
    </w:rPr>
  </w:style>
  <w:style w:type="character" w:styleId="PageNumber">
    <w:name w:val="page number"/>
    <w:basedOn w:val="DefaultParagraphFont"/>
    <w:rsid w:val="009A20BF"/>
  </w:style>
  <w:style w:type="paragraph" w:styleId="Title">
    <w:name w:val="Title"/>
    <w:basedOn w:val="Normal"/>
    <w:qFormat/>
    <w:rsid w:val="005643EA"/>
    <w:pPr>
      <w:spacing w:before="100" w:beforeAutospacing="1"/>
      <w:jc w:val="center"/>
      <w:outlineLvl w:val="0"/>
    </w:pPr>
    <w:rPr>
      <w:rFonts w:ascii="Helvetica" w:hAnsi="Helvetica"/>
      <w:b/>
      <w:kern w:val="28"/>
      <w:sz w:val="36"/>
    </w:rPr>
  </w:style>
  <w:style w:type="paragraph" w:styleId="BlockText">
    <w:name w:val="Block Text"/>
    <w:basedOn w:val="Normal"/>
    <w:rsid w:val="009A20BF"/>
    <w:pPr>
      <w:ind w:left="1440" w:right="1440"/>
    </w:pPr>
  </w:style>
  <w:style w:type="paragraph" w:styleId="Caption">
    <w:name w:val="caption"/>
    <w:basedOn w:val="Normal"/>
    <w:next w:val="Normal"/>
    <w:qFormat/>
    <w:rsid w:val="009A20BF"/>
    <w:pPr>
      <w:keepNext/>
      <w:spacing w:before="120"/>
      <w:jc w:val="center"/>
    </w:pPr>
    <w:rPr>
      <w:b/>
      <w:sz w:val="18"/>
    </w:rPr>
  </w:style>
  <w:style w:type="paragraph" w:styleId="Closing">
    <w:name w:val="Closing"/>
    <w:basedOn w:val="Normal"/>
    <w:rsid w:val="009A20BF"/>
    <w:pPr>
      <w:ind w:left="4320"/>
    </w:pPr>
  </w:style>
  <w:style w:type="paragraph" w:styleId="CommentText">
    <w:name w:val="annotation text"/>
    <w:basedOn w:val="Normal"/>
    <w:semiHidden/>
    <w:rsid w:val="009A20BF"/>
  </w:style>
  <w:style w:type="paragraph" w:styleId="Date">
    <w:name w:val="Date"/>
    <w:basedOn w:val="Normal"/>
    <w:next w:val="Normal"/>
    <w:rsid w:val="009A20BF"/>
  </w:style>
  <w:style w:type="paragraph" w:styleId="DocumentMap">
    <w:name w:val="Document Map"/>
    <w:basedOn w:val="Normal"/>
    <w:semiHidden/>
    <w:rsid w:val="009A20BF"/>
    <w:pPr>
      <w:shd w:val="clear" w:color="auto" w:fill="000080"/>
    </w:pPr>
    <w:rPr>
      <w:rFonts w:ascii="Tahoma" w:hAnsi="Tahoma"/>
    </w:rPr>
  </w:style>
  <w:style w:type="paragraph" w:styleId="FootnoteText">
    <w:name w:val="footnote text"/>
    <w:basedOn w:val="Normal"/>
    <w:semiHidden/>
    <w:rsid w:val="009A20BF"/>
    <w:pPr>
      <w:tabs>
        <w:tab w:val="left" w:pos="360"/>
      </w:tabs>
    </w:pPr>
  </w:style>
  <w:style w:type="paragraph" w:styleId="Index1">
    <w:name w:val="index 1"/>
    <w:basedOn w:val="Normal"/>
    <w:next w:val="Normal"/>
    <w:autoRedefine/>
    <w:semiHidden/>
    <w:rsid w:val="009A20BF"/>
    <w:pPr>
      <w:ind w:left="240" w:hanging="240"/>
    </w:pPr>
  </w:style>
  <w:style w:type="paragraph" w:styleId="Index2">
    <w:name w:val="index 2"/>
    <w:basedOn w:val="Normal"/>
    <w:next w:val="Normal"/>
    <w:autoRedefine/>
    <w:semiHidden/>
    <w:rsid w:val="009A20BF"/>
    <w:pPr>
      <w:ind w:left="480" w:hanging="240"/>
    </w:pPr>
  </w:style>
  <w:style w:type="paragraph" w:styleId="Index3">
    <w:name w:val="index 3"/>
    <w:basedOn w:val="Normal"/>
    <w:next w:val="Normal"/>
    <w:autoRedefine/>
    <w:semiHidden/>
    <w:rsid w:val="009A20BF"/>
    <w:pPr>
      <w:ind w:left="720" w:hanging="240"/>
    </w:pPr>
  </w:style>
  <w:style w:type="paragraph" w:styleId="Index4">
    <w:name w:val="index 4"/>
    <w:basedOn w:val="Normal"/>
    <w:next w:val="Normal"/>
    <w:autoRedefine/>
    <w:semiHidden/>
    <w:rsid w:val="009A20BF"/>
    <w:pPr>
      <w:ind w:left="960" w:hanging="240"/>
    </w:pPr>
  </w:style>
  <w:style w:type="paragraph" w:styleId="Index5">
    <w:name w:val="index 5"/>
    <w:basedOn w:val="Normal"/>
    <w:next w:val="Normal"/>
    <w:autoRedefine/>
    <w:semiHidden/>
    <w:rsid w:val="009A20BF"/>
    <w:pPr>
      <w:ind w:left="1200" w:hanging="240"/>
    </w:pPr>
  </w:style>
  <w:style w:type="paragraph" w:styleId="Index6">
    <w:name w:val="index 6"/>
    <w:basedOn w:val="Normal"/>
    <w:next w:val="Normal"/>
    <w:autoRedefine/>
    <w:semiHidden/>
    <w:rsid w:val="009A20BF"/>
    <w:pPr>
      <w:ind w:left="1440" w:hanging="240"/>
    </w:pPr>
  </w:style>
  <w:style w:type="paragraph" w:styleId="Index7">
    <w:name w:val="index 7"/>
    <w:basedOn w:val="Normal"/>
    <w:next w:val="Normal"/>
    <w:autoRedefine/>
    <w:semiHidden/>
    <w:rsid w:val="009A20BF"/>
    <w:pPr>
      <w:ind w:left="1680" w:hanging="240"/>
    </w:pPr>
  </w:style>
  <w:style w:type="paragraph" w:styleId="Index8">
    <w:name w:val="index 8"/>
    <w:basedOn w:val="Normal"/>
    <w:next w:val="Normal"/>
    <w:autoRedefine/>
    <w:semiHidden/>
    <w:rsid w:val="009A20BF"/>
    <w:pPr>
      <w:ind w:left="1920" w:hanging="240"/>
    </w:pPr>
  </w:style>
  <w:style w:type="paragraph" w:styleId="Index9">
    <w:name w:val="index 9"/>
    <w:basedOn w:val="Normal"/>
    <w:next w:val="Normal"/>
    <w:autoRedefine/>
    <w:semiHidden/>
    <w:rsid w:val="009A20BF"/>
    <w:pPr>
      <w:ind w:left="2160" w:hanging="240"/>
    </w:pPr>
  </w:style>
  <w:style w:type="paragraph" w:styleId="IndexHeading">
    <w:name w:val="index heading"/>
    <w:basedOn w:val="Normal"/>
    <w:next w:val="Index1"/>
    <w:semiHidden/>
    <w:rsid w:val="009A20BF"/>
    <w:rPr>
      <w:rFonts w:ascii="Arial" w:hAnsi="Arial"/>
      <w:b/>
    </w:rPr>
  </w:style>
  <w:style w:type="paragraph" w:styleId="List">
    <w:name w:val="List"/>
    <w:basedOn w:val="Normal"/>
    <w:rsid w:val="009A20BF"/>
    <w:pPr>
      <w:ind w:left="360" w:hanging="360"/>
    </w:pPr>
  </w:style>
  <w:style w:type="paragraph" w:styleId="List2">
    <w:name w:val="List 2"/>
    <w:basedOn w:val="Normal"/>
    <w:rsid w:val="009A20BF"/>
    <w:pPr>
      <w:ind w:left="720" w:hanging="360"/>
    </w:pPr>
  </w:style>
  <w:style w:type="paragraph" w:styleId="List3">
    <w:name w:val="List 3"/>
    <w:basedOn w:val="Normal"/>
    <w:rsid w:val="009A20BF"/>
    <w:pPr>
      <w:ind w:left="1080" w:hanging="360"/>
    </w:pPr>
  </w:style>
  <w:style w:type="paragraph" w:styleId="List4">
    <w:name w:val="List 4"/>
    <w:basedOn w:val="Normal"/>
    <w:rsid w:val="009A20BF"/>
    <w:pPr>
      <w:ind w:left="1440" w:hanging="360"/>
    </w:pPr>
  </w:style>
  <w:style w:type="paragraph" w:styleId="List5">
    <w:name w:val="List 5"/>
    <w:basedOn w:val="Normal"/>
    <w:rsid w:val="009A20BF"/>
    <w:pPr>
      <w:ind w:left="1800" w:hanging="360"/>
    </w:pPr>
  </w:style>
  <w:style w:type="paragraph" w:styleId="ListBullet">
    <w:name w:val="List Bullet"/>
    <w:basedOn w:val="Normal"/>
    <w:autoRedefine/>
    <w:rsid w:val="009A20BF"/>
    <w:pPr>
      <w:numPr>
        <w:numId w:val="1"/>
      </w:numPr>
    </w:pPr>
  </w:style>
  <w:style w:type="paragraph" w:styleId="ListBullet2">
    <w:name w:val="List Bullet 2"/>
    <w:basedOn w:val="Normal"/>
    <w:autoRedefine/>
    <w:rsid w:val="009A20BF"/>
    <w:pPr>
      <w:numPr>
        <w:numId w:val="2"/>
      </w:numPr>
    </w:pPr>
  </w:style>
  <w:style w:type="paragraph" w:styleId="ListBullet3">
    <w:name w:val="List Bullet 3"/>
    <w:basedOn w:val="Normal"/>
    <w:autoRedefine/>
    <w:rsid w:val="009A20BF"/>
    <w:pPr>
      <w:numPr>
        <w:numId w:val="3"/>
      </w:numPr>
    </w:pPr>
  </w:style>
  <w:style w:type="paragraph" w:styleId="ListBullet4">
    <w:name w:val="List Bullet 4"/>
    <w:basedOn w:val="Normal"/>
    <w:autoRedefine/>
    <w:rsid w:val="009A20BF"/>
    <w:pPr>
      <w:numPr>
        <w:numId w:val="4"/>
      </w:numPr>
    </w:pPr>
  </w:style>
  <w:style w:type="paragraph" w:styleId="ListBullet5">
    <w:name w:val="List Bullet 5"/>
    <w:basedOn w:val="Normal"/>
    <w:autoRedefine/>
    <w:rsid w:val="009A20BF"/>
    <w:pPr>
      <w:numPr>
        <w:numId w:val="5"/>
      </w:numPr>
    </w:pPr>
  </w:style>
  <w:style w:type="paragraph" w:styleId="ListContinue">
    <w:name w:val="List Continue"/>
    <w:basedOn w:val="Normal"/>
    <w:rsid w:val="009A20BF"/>
    <w:pPr>
      <w:ind w:left="360"/>
    </w:pPr>
  </w:style>
  <w:style w:type="paragraph" w:styleId="ListContinue2">
    <w:name w:val="List Continue 2"/>
    <w:basedOn w:val="Normal"/>
    <w:rsid w:val="009A20BF"/>
    <w:pPr>
      <w:ind w:left="720"/>
    </w:pPr>
  </w:style>
  <w:style w:type="paragraph" w:styleId="ListContinue3">
    <w:name w:val="List Continue 3"/>
    <w:basedOn w:val="Normal"/>
    <w:rsid w:val="009A20BF"/>
    <w:pPr>
      <w:ind w:left="1080"/>
    </w:pPr>
  </w:style>
  <w:style w:type="paragraph" w:styleId="ListContinue4">
    <w:name w:val="List Continue 4"/>
    <w:basedOn w:val="Normal"/>
    <w:rsid w:val="009A20BF"/>
    <w:pPr>
      <w:ind w:left="1440"/>
    </w:pPr>
  </w:style>
  <w:style w:type="paragraph" w:styleId="ListContinue5">
    <w:name w:val="List Continue 5"/>
    <w:basedOn w:val="Normal"/>
    <w:rsid w:val="009A20BF"/>
    <w:pPr>
      <w:ind w:left="1800"/>
    </w:pPr>
  </w:style>
  <w:style w:type="paragraph" w:styleId="ListNumber">
    <w:name w:val="List Number"/>
    <w:basedOn w:val="Normal"/>
    <w:rsid w:val="009A20BF"/>
    <w:pPr>
      <w:numPr>
        <w:numId w:val="6"/>
      </w:numPr>
    </w:pPr>
  </w:style>
  <w:style w:type="paragraph" w:styleId="ListNumber2">
    <w:name w:val="List Number 2"/>
    <w:basedOn w:val="Normal"/>
    <w:rsid w:val="009A20BF"/>
    <w:pPr>
      <w:numPr>
        <w:numId w:val="7"/>
      </w:numPr>
    </w:pPr>
  </w:style>
  <w:style w:type="paragraph" w:styleId="ListNumber3">
    <w:name w:val="List Number 3"/>
    <w:basedOn w:val="Normal"/>
    <w:rsid w:val="009A20BF"/>
    <w:pPr>
      <w:numPr>
        <w:numId w:val="8"/>
      </w:numPr>
    </w:pPr>
  </w:style>
  <w:style w:type="paragraph" w:styleId="ListNumber4">
    <w:name w:val="List Number 4"/>
    <w:basedOn w:val="Normal"/>
    <w:rsid w:val="009A20BF"/>
    <w:pPr>
      <w:numPr>
        <w:numId w:val="9"/>
      </w:numPr>
    </w:pPr>
  </w:style>
  <w:style w:type="paragraph" w:styleId="ListNumber5">
    <w:name w:val="List Number 5"/>
    <w:basedOn w:val="Normal"/>
    <w:rsid w:val="009A20BF"/>
    <w:pPr>
      <w:numPr>
        <w:numId w:val="10"/>
      </w:numPr>
    </w:pPr>
  </w:style>
  <w:style w:type="paragraph" w:styleId="MacroText">
    <w:name w:val="macro"/>
    <w:semiHidden/>
    <w:rsid w:val="009A20B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rsid w:val="009A20B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uiPriority w:val="99"/>
    <w:rsid w:val="009A20BF"/>
  </w:style>
  <w:style w:type="paragraph" w:styleId="NormalIndent">
    <w:name w:val="Normal Indent"/>
    <w:basedOn w:val="Normal"/>
    <w:rsid w:val="009A20BF"/>
    <w:pPr>
      <w:ind w:left="720"/>
    </w:pPr>
  </w:style>
  <w:style w:type="paragraph" w:styleId="NoteHeading">
    <w:name w:val="Note Heading"/>
    <w:basedOn w:val="Normal"/>
    <w:next w:val="Normal"/>
    <w:rsid w:val="009A20BF"/>
  </w:style>
  <w:style w:type="paragraph" w:styleId="PlainText">
    <w:name w:val="Plain Text"/>
    <w:basedOn w:val="Normal"/>
    <w:rsid w:val="009A20BF"/>
    <w:rPr>
      <w:rFonts w:ascii="Courier New" w:hAnsi="Courier New"/>
    </w:rPr>
  </w:style>
  <w:style w:type="paragraph" w:styleId="Salutation">
    <w:name w:val="Salutation"/>
    <w:basedOn w:val="Normal"/>
    <w:next w:val="Normal"/>
    <w:rsid w:val="009A20BF"/>
  </w:style>
  <w:style w:type="paragraph" w:styleId="Signature">
    <w:name w:val="Signature"/>
    <w:basedOn w:val="Normal"/>
    <w:rsid w:val="009A20BF"/>
    <w:pPr>
      <w:ind w:left="4320"/>
    </w:pPr>
  </w:style>
  <w:style w:type="paragraph" w:styleId="Subtitle">
    <w:name w:val="Subtitle"/>
    <w:basedOn w:val="Normal"/>
    <w:qFormat/>
    <w:rsid w:val="009A20BF"/>
    <w:pPr>
      <w:spacing w:after="60"/>
      <w:jc w:val="center"/>
      <w:outlineLvl w:val="1"/>
    </w:pPr>
    <w:rPr>
      <w:rFonts w:ascii="Arial" w:hAnsi="Arial"/>
    </w:rPr>
  </w:style>
  <w:style w:type="paragraph" w:styleId="TableofAuthorities">
    <w:name w:val="table of authorities"/>
    <w:basedOn w:val="Normal"/>
    <w:next w:val="Normal"/>
    <w:semiHidden/>
    <w:rsid w:val="009A20BF"/>
    <w:pPr>
      <w:ind w:left="240" w:hanging="240"/>
    </w:pPr>
  </w:style>
  <w:style w:type="paragraph" w:styleId="TableofFigures">
    <w:name w:val="table of figures"/>
    <w:basedOn w:val="Normal"/>
    <w:next w:val="Normal"/>
    <w:semiHidden/>
    <w:rsid w:val="009A20BF"/>
    <w:pPr>
      <w:ind w:left="480" w:hanging="480"/>
    </w:pPr>
  </w:style>
  <w:style w:type="paragraph" w:styleId="TOAHeading">
    <w:name w:val="toa heading"/>
    <w:basedOn w:val="Normal"/>
    <w:next w:val="Normal"/>
    <w:semiHidden/>
    <w:rsid w:val="009A20BF"/>
    <w:pPr>
      <w:spacing w:before="120"/>
    </w:pPr>
    <w:rPr>
      <w:rFonts w:ascii="Arial" w:hAnsi="Arial"/>
      <w:b/>
    </w:rPr>
  </w:style>
  <w:style w:type="paragraph" w:styleId="TOC1">
    <w:name w:val="toc 1"/>
    <w:basedOn w:val="Normal"/>
    <w:next w:val="Normal"/>
    <w:autoRedefine/>
    <w:semiHidden/>
    <w:rsid w:val="009A20BF"/>
  </w:style>
  <w:style w:type="paragraph" w:styleId="TOC2">
    <w:name w:val="toc 2"/>
    <w:basedOn w:val="Normal"/>
    <w:next w:val="Normal"/>
    <w:autoRedefine/>
    <w:semiHidden/>
    <w:rsid w:val="009A20BF"/>
    <w:pPr>
      <w:ind w:left="240"/>
    </w:pPr>
  </w:style>
  <w:style w:type="paragraph" w:styleId="TOC3">
    <w:name w:val="toc 3"/>
    <w:basedOn w:val="Normal"/>
    <w:next w:val="Normal"/>
    <w:autoRedefine/>
    <w:semiHidden/>
    <w:rsid w:val="009A20BF"/>
    <w:pPr>
      <w:ind w:left="480"/>
    </w:pPr>
  </w:style>
  <w:style w:type="paragraph" w:styleId="TOC4">
    <w:name w:val="toc 4"/>
    <w:basedOn w:val="Normal"/>
    <w:next w:val="Normal"/>
    <w:autoRedefine/>
    <w:semiHidden/>
    <w:rsid w:val="009A20BF"/>
    <w:pPr>
      <w:ind w:left="720"/>
    </w:pPr>
  </w:style>
  <w:style w:type="paragraph" w:styleId="TOC5">
    <w:name w:val="toc 5"/>
    <w:basedOn w:val="Normal"/>
    <w:next w:val="Normal"/>
    <w:autoRedefine/>
    <w:semiHidden/>
    <w:rsid w:val="009A20BF"/>
    <w:pPr>
      <w:ind w:left="960"/>
    </w:pPr>
  </w:style>
  <w:style w:type="paragraph" w:styleId="TOC6">
    <w:name w:val="toc 6"/>
    <w:basedOn w:val="Normal"/>
    <w:next w:val="Normal"/>
    <w:autoRedefine/>
    <w:semiHidden/>
    <w:rsid w:val="009A20BF"/>
    <w:pPr>
      <w:ind w:left="1200"/>
    </w:pPr>
  </w:style>
  <w:style w:type="paragraph" w:styleId="TOC7">
    <w:name w:val="toc 7"/>
    <w:basedOn w:val="Normal"/>
    <w:next w:val="Normal"/>
    <w:autoRedefine/>
    <w:semiHidden/>
    <w:rsid w:val="009A20BF"/>
    <w:pPr>
      <w:ind w:left="1440"/>
    </w:pPr>
  </w:style>
  <w:style w:type="paragraph" w:styleId="TOC8">
    <w:name w:val="toc 8"/>
    <w:basedOn w:val="Normal"/>
    <w:next w:val="Normal"/>
    <w:autoRedefine/>
    <w:semiHidden/>
    <w:rsid w:val="009A20BF"/>
    <w:pPr>
      <w:ind w:left="1680"/>
    </w:pPr>
  </w:style>
  <w:style w:type="paragraph" w:styleId="TOC9">
    <w:name w:val="toc 9"/>
    <w:basedOn w:val="Normal"/>
    <w:next w:val="Normal"/>
    <w:autoRedefine/>
    <w:semiHidden/>
    <w:rsid w:val="009A20BF"/>
    <w:pPr>
      <w:ind w:left="1920"/>
    </w:pPr>
  </w:style>
  <w:style w:type="character" w:styleId="FootnoteReference">
    <w:name w:val="footnote reference"/>
    <w:basedOn w:val="DefaultParagraphFont"/>
    <w:semiHidden/>
    <w:rsid w:val="009A20BF"/>
    <w:rPr>
      <w:vertAlign w:val="superscript"/>
    </w:rPr>
  </w:style>
  <w:style w:type="paragraph" w:customStyle="1" w:styleId="Bullet">
    <w:name w:val="Bullet"/>
    <w:basedOn w:val="Normal"/>
    <w:rsid w:val="009A20BF"/>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rsid w:val="009A20BF"/>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9A20BF"/>
    <w:pPr>
      <w:overflowPunct w:val="0"/>
      <w:autoSpaceDE w:val="0"/>
      <w:autoSpaceDN w:val="0"/>
      <w:adjustRightInd w:val="0"/>
      <w:spacing w:after="80"/>
      <w:ind w:left="270" w:hanging="270"/>
      <w:textAlignment w:val="baseline"/>
    </w:pPr>
  </w:style>
  <w:style w:type="character" w:styleId="CommentReference">
    <w:name w:val="annotation reference"/>
    <w:basedOn w:val="DefaultParagraphFont"/>
    <w:semiHidden/>
    <w:rsid w:val="009A20BF"/>
    <w:rPr>
      <w:sz w:val="16"/>
    </w:rPr>
  </w:style>
  <w:style w:type="paragraph" w:customStyle="1" w:styleId="Abstract">
    <w:name w:val="Abstract"/>
    <w:basedOn w:val="Heading1"/>
    <w:rsid w:val="009A20BF"/>
    <w:pPr>
      <w:spacing w:before="40"/>
      <w:outlineLvl w:val="9"/>
    </w:pPr>
    <w:rPr>
      <w:rFonts w:ascii="Times New Roman" w:hAnsi="Times New Roman"/>
      <w:kern w:val="28"/>
      <w:sz w:val="24"/>
    </w:rPr>
  </w:style>
  <w:style w:type="character" w:styleId="Hyperlink">
    <w:name w:val="Hyperlink"/>
    <w:basedOn w:val="DefaultParagraphFont"/>
    <w:rsid w:val="009A20BF"/>
    <w:rPr>
      <w:color w:val="0000FF"/>
      <w:u w:val="single"/>
    </w:rPr>
  </w:style>
  <w:style w:type="paragraph" w:customStyle="1" w:styleId="Affiliation">
    <w:name w:val="Affiliation"/>
    <w:basedOn w:val="Author"/>
    <w:rsid w:val="009A20BF"/>
    <w:rPr>
      <w:b w:val="0"/>
    </w:rPr>
  </w:style>
  <w:style w:type="paragraph" w:customStyle="1" w:styleId="Figure">
    <w:name w:val="Figure"/>
    <w:basedOn w:val="Normal"/>
    <w:rsid w:val="009A20BF"/>
    <w:pPr>
      <w:spacing w:after="0"/>
    </w:pPr>
  </w:style>
  <w:style w:type="paragraph" w:customStyle="1" w:styleId="Copyright">
    <w:name w:val="Copyright"/>
    <w:basedOn w:val="Normal"/>
    <w:rsid w:val="009A20BF"/>
    <w:pPr>
      <w:framePr w:w="4680" w:h="1977" w:hRule="exact" w:hSpace="187" w:wrap="auto" w:vAnchor="page" w:hAnchor="page" w:x="1155" w:y="12605" w:anchorLock="1"/>
      <w:spacing w:after="0"/>
    </w:pPr>
    <w:rPr>
      <w:sz w:val="16"/>
    </w:rPr>
  </w:style>
  <w:style w:type="paragraph" w:customStyle="1" w:styleId="cell">
    <w:name w:val="cell"/>
    <w:basedOn w:val="Normal"/>
    <w:rsid w:val="009A20BF"/>
    <w:pPr>
      <w:keepNext/>
      <w:keepLines/>
      <w:jc w:val="center"/>
    </w:pPr>
    <w:rPr>
      <w:b/>
    </w:rPr>
  </w:style>
  <w:style w:type="character" w:customStyle="1" w:styleId="v8n000000">
    <w:name w:val="v8n000000"/>
    <w:basedOn w:val="DefaultParagraphFont"/>
    <w:rsid w:val="009A20BF"/>
  </w:style>
  <w:style w:type="paragraph" w:customStyle="1" w:styleId="TableText">
    <w:name w:val="Table Text"/>
    <w:basedOn w:val="Normal"/>
    <w:rsid w:val="009A20BF"/>
    <w:pPr>
      <w:keepLines/>
      <w:spacing w:before="40" w:after="40"/>
      <w:jc w:val="left"/>
    </w:pPr>
  </w:style>
  <w:style w:type="character" w:styleId="FollowedHyperlink">
    <w:name w:val="FollowedHyperlink"/>
    <w:basedOn w:val="DefaultParagraphFont"/>
    <w:rsid w:val="009A20BF"/>
    <w:rPr>
      <w:color w:val="800080"/>
      <w:u w:val="single"/>
    </w:rPr>
  </w:style>
  <w:style w:type="paragraph" w:styleId="CommentSubject">
    <w:name w:val="annotation subject"/>
    <w:basedOn w:val="CommentText"/>
    <w:next w:val="CommentText"/>
    <w:semiHidden/>
    <w:rsid w:val="006D66A4"/>
    <w:rPr>
      <w:b/>
      <w:bCs/>
    </w:rPr>
  </w:style>
  <w:style w:type="character" w:customStyle="1" w:styleId="q">
    <w:name w:val="q"/>
    <w:basedOn w:val="DefaultParagraphFont"/>
    <w:rsid w:val="00F01986"/>
  </w:style>
  <w:style w:type="paragraph" w:styleId="ListParagraph">
    <w:name w:val="List Paragraph"/>
    <w:basedOn w:val="Normal"/>
    <w:uiPriority w:val="72"/>
    <w:rsid w:val="00906EED"/>
    <w:pPr>
      <w:ind w:left="720"/>
      <w:contextualSpacing/>
    </w:pPr>
  </w:style>
  <w:style w:type="paragraph" w:styleId="Revision">
    <w:name w:val="Revision"/>
    <w:hidden/>
    <w:rsid w:val="00F809E4"/>
    <w:rPr>
      <w:rFonts w:ascii="Times New Roman" w:eastAsia="Times New Roman" w:hAnsi="Times New Roman"/>
      <w:sz w:val="20"/>
    </w:rPr>
  </w:style>
  <w:style w:type="character" w:customStyle="1" w:styleId="FooterChar">
    <w:name w:val="Footer Char"/>
    <w:basedOn w:val="DefaultParagraphFont"/>
    <w:link w:val="Footer"/>
    <w:uiPriority w:val="99"/>
    <w:rsid w:val="00D73689"/>
    <w:rPr>
      <w:rFonts w:ascii="Times New Roman" w:eastAsia="Times New Roman" w:hAnsi="Times New Roman"/>
      <w:sz w:val="20"/>
    </w:rPr>
  </w:style>
  <w:style w:type="paragraph" w:customStyle="1" w:styleId="Text">
    <w:name w:val="Text"/>
    <w:basedOn w:val="Normal"/>
    <w:rsid w:val="004C0DC4"/>
    <w:pPr>
      <w:tabs>
        <w:tab w:val="left" w:pos="200"/>
      </w:tabs>
      <w:spacing w:after="0" w:line="220" w:lineRule="exact"/>
    </w:pPr>
    <w:rPr>
      <w:rFonts w:ascii="Times" w:hAnsi="Times"/>
    </w:rPr>
  </w:style>
  <w:style w:type="paragraph" w:customStyle="1" w:styleId="TextHeading2">
    <w:name w:val="TextHeading 2"/>
    <w:basedOn w:val="Text"/>
    <w:rsid w:val="00696A2F"/>
  </w:style>
  <w:style w:type="character" w:customStyle="1" w:styleId="apple-style-span">
    <w:name w:val="apple-style-span"/>
    <w:basedOn w:val="DefaultParagraphFont"/>
    <w:rsid w:val="00313E04"/>
  </w:style>
  <w:style w:type="character" w:customStyle="1" w:styleId="apple-converted-space">
    <w:name w:val="apple-converted-space"/>
    <w:basedOn w:val="DefaultParagraphFont"/>
    <w:rsid w:val="00313E04"/>
  </w:style>
  <w:style w:type="character" w:customStyle="1" w:styleId="ref-journal">
    <w:name w:val="ref-journal"/>
    <w:basedOn w:val="DefaultParagraphFont"/>
    <w:rsid w:val="00313E04"/>
  </w:style>
  <w:style w:type="character" w:customStyle="1" w:styleId="ref-vol">
    <w:name w:val="ref-vol"/>
    <w:basedOn w:val="DefaultParagraphFont"/>
    <w:rsid w:val="00313E04"/>
  </w:style>
  <w:style w:type="paragraph" w:customStyle="1" w:styleId="Heading">
    <w:name w:val="Heading"/>
    <w:basedOn w:val="Normal"/>
    <w:rsid w:val="00DA7B10"/>
  </w:style>
  <w:style w:type="character" w:customStyle="1" w:styleId="Script">
    <w:name w:val="Script"/>
    <w:basedOn w:val="DefaultParagraphFont"/>
    <w:rsid w:val="006F4BAB"/>
    <w:rPr>
      <w:rFonts w:ascii="Courier" w:hAnsi="Courier"/>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1389460">
      <w:bodyDiv w:val="1"/>
      <w:marLeft w:val="0"/>
      <w:marRight w:val="0"/>
      <w:marTop w:val="0"/>
      <w:marBottom w:val="0"/>
      <w:divBdr>
        <w:top w:val="none" w:sz="0" w:space="0" w:color="auto"/>
        <w:left w:val="none" w:sz="0" w:space="0" w:color="auto"/>
        <w:bottom w:val="none" w:sz="0" w:space="0" w:color="auto"/>
        <w:right w:val="none" w:sz="0" w:space="0" w:color="auto"/>
      </w:divBdr>
    </w:div>
    <w:div w:id="73556595">
      <w:bodyDiv w:val="1"/>
      <w:marLeft w:val="0"/>
      <w:marRight w:val="0"/>
      <w:marTop w:val="0"/>
      <w:marBottom w:val="0"/>
      <w:divBdr>
        <w:top w:val="none" w:sz="0" w:space="0" w:color="auto"/>
        <w:left w:val="none" w:sz="0" w:space="0" w:color="auto"/>
        <w:bottom w:val="none" w:sz="0" w:space="0" w:color="auto"/>
        <w:right w:val="none" w:sz="0" w:space="0" w:color="auto"/>
      </w:divBdr>
    </w:div>
    <w:div w:id="114564705">
      <w:bodyDiv w:val="1"/>
      <w:marLeft w:val="0"/>
      <w:marRight w:val="0"/>
      <w:marTop w:val="0"/>
      <w:marBottom w:val="0"/>
      <w:divBdr>
        <w:top w:val="none" w:sz="0" w:space="0" w:color="auto"/>
        <w:left w:val="none" w:sz="0" w:space="0" w:color="auto"/>
        <w:bottom w:val="none" w:sz="0" w:space="0" w:color="auto"/>
        <w:right w:val="none" w:sz="0" w:space="0" w:color="auto"/>
      </w:divBdr>
      <w:divsChild>
        <w:div w:id="1289387339">
          <w:marLeft w:val="0"/>
          <w:marRight w:val="0"/>
          <w:marTop w:val="0"/>
          <w:marBottom w:val="0"/>
          <w:divBdr>
            <w:top w:val="none" w:sz="0" w:space="0" w:color="auto"/>
            <w:left w:val="none" w:sz="0" w:space="0" w:color="auto"/>
            <w:bottom w:val="none" w:sz="0" w:space="0" w:color="auto"/>
            <w:right w:val="none" w:sz="0" w:space="0" w:color="auto"/>
          </w:divBdr>
        </w:div>
        <w:div w:id="1806265997">
          <w:marLeft w:val="0"/>
          <w:marRight w:val="0"/>
          <w:marTop w:val="0"/>
          <w:marBottom w:val="0"/>
          <w:divBdr>
            <w:top w:val="none" w:sz="0" w:space="0" w:color="auto"/>
            <w:left w:val="none" w:sz="0" w:space="0" w:color="auto"/>
            <w:bottom w:val="none" w:sz="0" w:space="0" w:color="auto"/>
            <w:right w:val="none" w:sz="0" w:space="0" w:color="auto"/>
          </w:divBdr>
        </w:div>
      </w:divsChild>
    </w:div>
    <w:div w:id="149369454">
      <w:bodyDiv w:val="1"/>
      <w:marLeft w:val="0"/>
      <w:marRight w:val="0"/>
      <w:marTop w:val="0"/>
      <w:marBottom w:val="0"/>
      <w:divBdr>
        <w:top w:val="none" w:sz="0" w:space="0" w:color="auto"/>
        <w:left w:val="none" w:sz="0" w:space="0" w:color="auto"/>
        <w:bottom w:val="none" w:sz="0" w:space="0" w:color="auto"/>
        <w:right w:val="none" w:sz="0" w:space="0" w:color="auto"/>
      </w:divBdr>
    </w:div>
    <w:div w:id="187452253">
      <w:bodyDiv w:val="1"/>
      <w:marLeft w:val="0"/>
      <w:marRight w:val="0"/>
      <w:marTop w:val="0"/>
      <w:marBottom w:val="0"/>
      <w:divBdr>
        <w:top w:val="none" w:sz="0" w:space="0" w:color="auto"/>
        <w:left w:val="none" w:sz="0" w:space="0" w:color="auto"/>
        <w:bottom w:val="none" w:sz="0" w:space="0" w:color="auto"/>
        <w:right w:val="none" w:sz="0" w:space="0" w:color="auto"/>
      </w:divBdr>
    </w:div>
    <w:div w:id="189802111">
      <w:bodyDiv w:val="1"/>
      <w:marLeft w:val="0"/>
      <w:marRight w:val="0"/>
      <w:marTop w:val="0"/>
      <w:marBottom w:val="0"/>
      <w:divBdr>
        <w:top w:val="none" w:sz="0" w:space="0" w:color="auto"/>
        <w:left w:val="none" w:sz="0" w:space="0" w:color="auto"/>
        <w:bottom w:val="none" w:sz="0" w:space="0" w:color="auto"/>
        <w:right w:val="none" w:sz="0" w:space="0" w:color="auto"/>
      </w:divBdr>
    </w:div>
    <w:div w:id="203753742">
      <w:bodyDiv w:val="1"/>
      <w:marLeft w:val="0"/>
      <w:marRight w:val="0"/>
      <w:marTop w:val="0"/>
      <w:marBottom w:val="0"/>
      <w:divBdr>
        <w:top w:val="none" w:sz="0" w:space="0" w:color="auto"/>
        <w:left w:val="none" w:sz="0" w:space="0" w:color="auto"/>
        <w:bottom w:val="none" w:sz="0" w:space="0" w:color="auto"/>
        <w:right w:val="none" w:sz="0" w:space="0" w:color="auto"/>
      </w:divBdr>
    </w:div>
    <w:div w:id="233709220">
      <w:bodyDiv w:val="1"/>
      <w:marLeft w:val="0"/>
      <w:marRight w:val="0"/>
      <w:marTop w:val="0"/>
      <w:marBottom w:val="0"/>
      <w:divBdr>
        <w:top w:val="none" w:sz="0" w:space="0" w:color="auto"/>
        <w:left w:val="none" w:sz="0" w:space="0" w:color="auto"/>
        <w:bottom w:val="none" w:sz="0" w:space="0" w:color="auto"/>
        <w:right w:val="none" w:sz="0" w:space="0" w:color="auto"/>
      </w:divBdr>
    </w:div>
    <w:div w:id="335571899">
      <w:bodyDiv w:val="1"/>
      <w:marLeft w:val="0"/>
      <w:marRight w:val="0"/>
      <w:marTop w:val="0"/>
      <w:marBottom w:val="0"/>
      <w:divBdr>
        <w:top w:val="none" w:sz="0" w:space="0" w:color="auto"/>
        <w:left w:val="none" w:sz="0" w:space="0" w:color="auto"/>
        <w:bottom w:val="none" w:sz="0" w:space="0" w:color="auto"/>
        <w:right w:val="none" w:sz="0" w:space="0" w:color="auto"/>
      </w:divBdr>
    </w:div>
    <w:div w:id="342903573">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1850547">
      <w:bodyDiv w:val="1"/>
      <w:marLeft w:val="0"/>
      <w:marRight w:val="0"/>
      <w:marTop w:val="0"/>
      <w:marBottom w:val="0"/>
      <w:divBdr>
        <w:top w:val="none" w:sz="0" w:space="0" w:color="auto"/>
        <w:left w:val="none" w:sz="0" w:space="0" w:color="auto"/>
        <w:bottom w:val="none" w:sz="0" w:space="0" w:color="auto"/>
        <w:right w:val="none" w:sz="0" w:space="0" w:color="auto"/>
      </w:divBdr>
    </w:div>
    <w:div w:id="443232025">
      <w:bodyDiv w:val="1"/>
      <w:marLeft w:val="0"/>
      <w:marRight w:val="0"/>
      <w:marTop w:val="0"/>
      <w:marBottom w:val="0"/>
      <w:divBdr>
        <w:top w:val="none" w:sz="0" w:space="0" w:color="auto"/>
        <w:left w:val="none" w:sz="0" w:space="0" w:color="auto"/>
        <w:bottom w:val="none" w:sz="0" w:space="0" w:color="auto"/>
        <w:right w:val="none" w:sz="0" w:space="0" w:color="auto"/>
      </w:divBdr>
    </w:div>
    <w:div w:id="443618566">
      <w:bodyDiv w:val="1"/>
      <w:marLeft w:val="0"/>
      <w:marRight w:val="0"/>
      <w:marTop w:val="0"/>
      <w:marBottom w:val="0"/>
      <w:divBdr>
        <w:top w:val="none" w:sz="0" w:space="0" w:color="auto"/>
        <w:left w:val="none" w:sz="0" w:space="0" w:color="auto"/>
        <w:bottom w:val="none" w:sz="0" w:space="0" w:color="auto"/>
        <w:right w:val="none" w:sz="0" w:space="0" w:color="auto"/>
      </w:divBdr>
    </w:div>
    <w:div w:id="483622705">
      <w:bodyDiv w:val="1"/>
      <w:marLeft w:val="0"/>
      <w:marRight w:val="0"/>
      <w:marTop w:val="0"/>
      <w:marBottom w:val="0"/>
      <w:divBdr>
        <w:top w:val="none" w:sz="0" w:space="0" w:color="auto"/>
        <w:left w:val="none" w:sz="0" w:space="0" w:color="auto"/>
        <w:bottom w:val="none" w:sz="0" w:space="0" w:color="auto"/>
        <w:right w:val="none" w:sz="0" w:space="0" w:color="auto"/>
      </w:divBdr>
    </w:div>
    <w:div w:id="492378840">
      <w:bodyDiv w:val="1"/>
      <w:marLeft w:val="0"/>
      <w:marRight w:val="0"/>
      <w:marTop w:val="0"/>
      <w:marBottom w:val="0"/>
      <w:divBdr>
        <w:top w:val="none" w:sz="0" w:space="0" w:color="auto"/>
        <w:left w:val="none" w:sz="0" w:space="0" w:color="auto"/>
        <w:bottom w:val="none" w:sz="0" w:space="0" w:color="auto"/>
        <w:right w:val="none" w:sz="0" w:space="0" w:color="auto"/>
      </w:divBdr>
    </w:div>
    <w:div w:id="528644264">
      <w:bodyDiv w:val="1"/>
      <w:marLeft w:val="0"/>
      <w:marRight w:val="0"/>
      <w:marTop w:val="0"/>
      <w:marBottom w:val="0"/>
      <w:divBdr>
        <w:top w:val="none" w:sz="0" w:space="0" w:color="auto"/>
        <w:left w:val="none" w:sz="0" w:space="0" w:color="auto"/>
        <w:bottom w:val="none" w:sz="0" w:space="0" w:color="auto"/>
        <w:right w:val="none" w:sz="0" w:space="0" w:color="auto"/>
      </w:divBdr>
    </w:div>
    <w:div w:id="533005920">
      <w:bodyDiv w:val="1"/>
      <w:marLeft w:val="0"/>
      <w:marRight w:val="0"/>
      <w:marTop w:val="0"/>
      <w:marBottom w:val="0"/>
      <w:divBdr>
        <w:top w:val="none" w:sz="0" w:space="0" w:color="auto"/>
        <w:left w:val="none" w:sz="0" w:space="0" w:color="auto"/>
        <w:bottom w:val="none" w:sz="0" w:space="0" w:color="auto"/>
        <w:right w:val="none" w:sz="0" w:space="0" w:color="auto"/>
      </w:divBdr>
    </w:div>
    <w:div w:id="542060104">
      <w:bodyDiv w:val="1"/>
      <w:marLeft w:val="0"/>
      <w:marRight w:val="0"/>
      <w:marTop w:val="0"/>
      <w:marBottom w:val="0"/>
      <w:divBdr>
        <w:top w:val="none" w:sz="0" w:space="0" w:color="auto"/>
        <w:left w:val="none" w:sz="0" w:space="0" w:color="auto"/>
        <w:bottom w:val="none" w:sz="0" w:space="0" w:color="auto"/>
        <w:right w:val="none" w:sz="0" w:space="0" w:color="auto"/>
      </w:divBdr>
    </w:div>
    <w:div w:id="641543915">
      <w:bodyDiv w:val="1"/>
      <w:marLeft w:val="0"/>
      <w:marRight w:val="0"/>
      <w:marTop w:val="0"/>
      <w:marBottom w:val="0"/>
      <w:divBdr>
        <w:top w:val="none" w:sz="0" w:space="0" w:color="auto"/>
        <w:left w:val="none" w:sz="0" w:space="0" w:color="auto"/>
        <w:bottom w:val="none" w:sz="0" w:space="0" w:color="auto"/>
        <w:right w:val="none" w:sz="0" w:space="0" w:color="auto"/>
      </w:divBdr>
    </w:div>
    <w:div w:id="683366442">
      <w:bodyDiv w:val="1"/>
      <w:marLeft w:val="0"/>
      <w:marRight w:val="0"/>
      <w:marTop w:val="0"/>
      <w:marBottom w:val="0"/>
      <w:divBdr>
        <w:top w:val="none" w:sz="0" w:space="0" w:color="auto"/>
        <w:left w:val="none" w:sz="0" w:space="0" w:color="auto"/>
        <w:bottom w:val="none" w:sz="0" w:space="0" w:color="auto"/>
        <w:right w:val="none" w:sz="0" w:space="0" w:color="auto"/>
      </w:divBdr>
    </w:div>
    <w:div w:id="804809733">
      <w:bodyDiv w:val="1"/>
      <w:marLeft w:val="0"/>
      <w:marRight w:val="0"/>
      <w:marTop w:val="0"/>
      <w:marBottom w:val="0"/>
      <w:divBdr>
        <w:top w:val="none" w:sz="0" w:space="0" w:color="auto"/>
        <w:left w:val="none" w:sz="0" w:space="0" w:color="auto"/>
        <w:bottom w:val="none" w:sz="0" w:space="0" w:color="auto"/>
        <w:right w:val="none" w:sz="0" w:space="0" w:color="auto"/>
      </w:divBdr>
    </w:div>
    <w:div w:id="841165755">
      <w:bodyDiv w:val="1"/>
      <w:marLeft w:val="0"/>
      <w:marRight w:val="0"/>
      <w:marTop w:val="0"/>
      <w:marBottom w:val="0"/>
      <w:divBdr>
        <w:top w:val="none" w:sz="0" w:space="0" w:color="auto"/>
        <w:left w:val="none" w:sz="0" w:space="0" w:color="auto"/>
        <w:bottom w:val="none" w:sz="0" w:space="0" w:color="auto"/>
        <w:right w:val="none" w:sz="0" w:space="0" w:color="auto"/>
      </w:divBdr>
    </w:div>
    <w:div w:id="847056977">
      <w:bodyDiv w:val="1"/>
      <w:marLeft w:val="0"/>
      <w:marRight w:val="0"/>
      <w:marTop w:val="0"/>
      <w:marBottom w:val="0"/>
      <w:divBdr>
        <w:top w:val="none" w:sz="0" w:space="0" w:color="auto"/>
        <w:left w:val="none" w:sz="0" w:space="0" w:color="auto"/>
        <w:bottom w:val="none" w:sz="0" w:space="0" w:color="auto"/>
        <w:right w:val="none" w:sz="0" w:space="0" w:color="auto"/>
      </w:divBdr>
    </w:div>
    <w:div w:id="864975496">
      <w:bodyDiv w:val="1"/>
      <w:marLeft w:val="0"/>
      <w:marRight w:val="0"/>
      <w:marTop w:val="0"/>
      <w:marBottom w:val="0"/>
      <w:divBdr>
        <w:top w:val="none" w:sz="0" w:space="0" w:color="auto"/>
        <w:left w:val="none" w:sz="0" w:space="0" w:color="auto"/>
        <w:bottom w:val="none" w:sz="0" w:space="0" w:color="auto"/>
        <w:right w:val="none" w:sz="0" w:space="0" w:color="auto"/>
      </w:divBdr>
    </w:div>
    <w:div w:id="930623984">
      <w:bodyDiv w:val="1"/>
      <w:marLeft w:val="0"/>
      <w:marRight w:val="0"/>
      <w:marTop w:val="0"/>
      <w:marBottom w:val="0"/>
      <w:divBdr>
        <w:top w:val="none" w:sz="0" w:space="0" w:color="auto"/>
        <w:left w:val="none" w:sz="0" w:space="0" w:color="auto"/>
        <w:bottom w:val="none" w:sz="0" w:space="0" w:color="auto"/>
        <w:right w:val="none" w:sz="0" w:space="0" w:color="auto"/>
      </w:divBdr>
    </w:div>
    <w:div w:id="1001618418">
      <w:bodyDiv w:val="1"/>
      <w:marLeft w:val="0"/>
      <w:marRight w:val="0"/>
      <w:marTop w:val="0"/>
      <w:marBottom w:val="0"/>
      <w:divBdr>
        <w:top w:val="none" w:sz="0" w:space="0" w:color="auto"/>
        <w:left w:val="none" w:sz="0" w:space="0" w:color="auto"/>
        <w:bottom w:val="none" w:sz="0" w:space="0" w:color="auto"/>
        <w:right w:val="none" w:sz="0" w:space="0" w:color="auto"/>
      </w:divBdr>
    </w:div>
    <w:div w:id="1032146062">
      <w:bodyDiv w:val="1"/>
      <w:marLeft w:val="0"/>
      <w:marRight w:val="0"/>
      <w:marTop w:val="0"/>
      <w:marBottom w:val="0"/>
      <w:divBdr>
        <w:top w:val="none" w:sz="0" w:space="0" w:color="auto"/>
        <w:left w:val="none" w:sz="0" w:space="0" w:color="auto"/>
        <w:bottom w:val="none" w:sz="0" w:space="0" w:color="auto"/>
        <w:right w:val="none" w:sz="0" w:space="0" w:color="auto"/>
      </w:divBdr>
    </w:div>
    <w:div w:id="1037507822">
      <w:bodyDiv w:val="1"/>
      <w:marLeft w:val="0"/>
      <w:marRight w:val="0"/>
      <w:marTop w:val="0"/>
      <w:marBottom w:val="0"/>
      <w:divBdr>
        <w:top w:val="none" w:sz="0" w:space="0" w:color="auto"/>
        <w:left w:val="none" w:sz="0" w:space="0" w:color="auto"/>
        <w:bottom w:val="none" w:sz="0" w:space="0" w:color="auto"/>
        <w:right w:val="none" w:sz="0" w:space="0" w:color="auto"/>
      </w:divBdr>
    </w:div>
    <w:div w:id="1132285496">
      <w:bodyDiv w:val="1"/>
      <w:marLeft w:val="0"/>
      <w:marRight w:val="0"/>
      <w:marTop w:val="0"/>
      <w:marBottom w:val="0"/>
      <w:divBdr>
        <w:top w:val="none" w:sz="0" w:space="0" w:color="auto"/>
        <w:left w:val="none" w:sz="0" w:space="0" w:color="auto"/>
        <w:bottom w:val="none" w:sz="0" w:space="0" w:color="auto"/>
        <w:right w:val="none" w:sz="0" w:space="0" w:color="auto"/>
      </w:divBdr>
    </w:div>
    <w:div w:id="1183789248">
      <w:bodyDiv w:val="1"/>
      <w:marLeft w:val="0"/>
      <w:marRight w:val="0"/>
      <w:marTop w:val="0"/>
      <w:marBottom w:val="0"/>
      <w:divBdr>
        <w:top w:val="none" w:sz="0" w:space="0" w:color="auto"/>
        <w:left w:val="none" w:sz="0" w:space="0" w:color="auto"/>
        <w:bottom w:val="none" w:sz="0" w:space="0" w:color="auto"/>
        <w:right w:val="none" w:sz="0" w:space="0" w:color="auto"/>
      </w:divBdr>
    </w:div>
    <w:div w:id="1238905778">
      <w:bodyDiv w:val="1"/>
      <w:marLeft w:val="0"/>
      <w:marRight w:val="0"/>
      <w:marTop w:val="0"/>
      <w:marBottom w:val="0"/>
      <w:divBdr>
        <w:top w:val="none" w:sz="0" w:space="0" w:color="auto"/>
        <w:left w:val="none" w:sz="0" w:space="0" w:color="auto"/>
        <w:bottom w:val="none" w:sz="0" w:space="0" w:color="auto"/>
        <w:right w:val="none" w:sz="0" w:space="0" w:color="auto"/>
      </w:divBdr>
    </w:div>
    <w:div w:id="1516967242">
      <w:bodyDiv w:val="1"/>
      <w:marLeft w:val="0"/>
      <w:marRight w:val="0"/>
      <w:marTop w:val="0"/>
      <w:marBottom w:val="0"/>
      <w:divBdr>
        <w:top w:val="none" w:sz="0" w:space="0" w:color="auto"/>
        <w:left w:val="none" w:sz="0" w:space="0" w:color="auto"/>
        <w:bottom w:val="none" w:sz="0" w:space="0" w:color="auto"/>
        <w:right w:val="none" w:sz="0" w:space="0" w:color="auto"/>
      </w:divBdr>
    </w:div>
    <w:div w:id="1527595463">
      <w:bodyDiv w:val="1"/>
      <w:marLeft w:val="0"/>
      <w:marRight w:val="0"/>
      <w:marTop w:val="0"/>
      <w:marBottom w:val="0"/>
      <w:divBdr>
        <w:top w:val="none" w:sz="0" w:space="0" w:color="auto"/>
        <w:left w:val="none" w:sz="0" w:space="0" w:color="auto"/>
        <w:bottom w:val="none" w:sz="0" w:space="0" w:color="auto"/>
        <w:right w:val="none" w:sz="0" w:space="0" w:color="auto"/>
      </w:divBdr>
    </w:div>
    <w:div w:id="1623918139">
      <w:bodyDiv w:val="1"/>
      <w:marLeft w:val="0"/>
      <w:marRight w:val="0"/>
      <w:marTop w:val="0"/>
      <w:marBottom w:val="0"/>
      <w:divBdr>
        <w:top w:val="none" w:sz="0" w:space="0" w:color="auto"/>
        <w:left w:val="none" w:sz="0" w:space="0" w:color="auto"/>
        <w:bottom w:val="none" w:sz="0" w:space="0" w:color="auto"/>
        <w:right w:val="none" w:sz="0" w:space="0" w:color="auto"/>
      </w:divBdr>
    </w:div>
    <w:div w:id="1659570909">
      <w:bodyDiv w:val="1"/>
      <w:marLeft w:val="0"/>
      <w:marRight w:val="0"/>
      <w:marTop w:val="0"/>
      <w:marBottom w:val="0"/>
      <w:divBdr>
        <w:top w:val="none" w:sz="0" w:space="0" w:color="auto"/>
        <w:left w:val="none" w:sz="0" w:space="0" w:color="auto"/>
        <w:bottom w:val="none" w:sz="0" w:space="0" w:color="auto"/>
        <w:right w:val="none" w:sz="0" w:space="0" w:color="auto"/>
      </w:divBdr>
    </w:div>
    <w:div w:id="1673795829">
      <w:bodyDiv w:val="1"/>
      <w:marLeft w:val="0"/>
      <w:marRight w:val="0"/>
      <w:marTop w:val="0"/>
      <w:marBottom w:val="0"/>
      <w:divBdr>
        <w:top w:val="none" w:sz="0" w:space="0" w:color="auto"/>
        <w:left w:val="none" w:sz="0" w:space="0" w:color="auto"/>
        <w:bottom w:val="none" w:sz="0" w:space="0" w:color="auto"/>
        <w:right w:val="none" w:sz="0" w:space="0" w:color="auto"/>
      </w:divBdr>
    </w:div>
    <w:div w:id="1780905868">
      <w:bodyDiv w:val="1"/>
      <w:marLeft w:val="0"/>
      <w:marRight w:val="0"/>
      <w:marTop w:val="0"/>
      <w:marBottom w:val="0"/>
      <w:divBdr>
        <w:top w:val="none" w:sz="0" w:space="0" w:color="auto"/>
        <w:left w:val="none" w:sz="0" w:space="0" w:color="auto"/>
        <w:bottom w:val="none" w:sz="0" w:space="0" w:color="auto"/>
        <w:right w:val="none" w:sz="0" w:space="0" w:color="auto"/>
      </w:divBdr>
    </w:div>
    <w:div w:id="1842619082">
      <w:bodyDiv w:val="1"/>
      <w:marLeft w:val="0"/>
      <w:marRight w:val="0"/>
      <w:marTop w:val="0"/>
      <w:marBottom w:val="0"/>
      <w:divBdr>
        <w:top w:val="none" w:sz="0" w:space="0" w:color="auto"/>
        <w:left w:val="none" w:sz="0" w:space="0" w:color="auto"/>
        <w:bottom w:val="none" w:sz="0" w:space="0" w:color="auto"/>
        <w:right w:val="none" w:sz="0" w:space="0" w:color="auto"/>
      </w:divBdr>
    </w:div>
    <w:div w:id="1850486619">
      <w:bodyDiv w:val="1"/>
      <w:marLeft w:val="0"/>
      <w:marRight w:val="0"/>
      <w:marTop w:val="0"/>
      <w:marBottom w:val="0"/>
      <w:divBdr>
        <w:top w:val="none" w:sz="0" w:space="0" w:color="auto"/>
        <w:left w:val="none" w:sz="0" w:space="0" w:color="auto"/>
        <w:bottom w:val="none" w:sz="0" w:space="0" w:color="auto"/>
        <w:right w:val="none" w:sz="0" w:space="0" w:color="auto"/>
      </w:divBdr>
    </w:div>
    <w:div w:id="1866013427">
      <w:bodyDiv w:val="1"/>
      <w:marLeft w:val="0"/>
      <w:marRight w:val="0"/>
      <w:marTop w:val="0"/>
      <w:marBottom w:val="0"/>
      <w:divBdr>
        <w:top w:val="none" w:sz="0" w:space="0" w:color="auto"/>
        <w:left w:val="none" w:sz="0" w:space="0" w:color="auto"/>
        <w:bottom w:val="none" w:sz="0" w:space="0" w:color="auto"/>
        <w:right w:val="none" w:sz="0" w:space="0" w:color="auto"/>
      </w:divBdr>
    </w:div>
    <w:div w:id="1930579906">
      <w:bodyDiv w:val="1"/>
      <w:marLeft w:val="0"/>
      <w:marRight w:val="0"/>
      <w:marTop w:val="0"/>
      <w:marBottom w:val="0"/>
      <w:divBdr>
        <w:top w:val="none" w:sz="0" w:space="0" w:color="auto"/>
        <w:left w:val="none" w:sz="0" w:space="0" w:color="auto"/>
        <w:bottom w:val="none" w:sz="0" w:space="0" w:color="auto"/>
        <w:right w:val="none" w:sz="0" w:space="0" w:color="auto"/>
      </w:divBdr>
    </w:div>
    <w:div w:id="1944917686">
      <w:bodyDiv w:val="1"/>
      <w:marLeft w:val="0"/>
      <w:marRight w:val="0"/>
      <w:marTop w:val="0"/>
      <w:marBottom w:val="0"/>
      <w:divBdr>
        <w:top w:val="none" w:sz="0" w:space="0" w:color="auto"/>
        <w:left w:val="none" w:sz="0" w:space="0" w:color="auto"/>
        <w:bottom w:val="none" w:sz="0" w:space="0" w:color="auto"/>
        <w:right w:val="none" w:sz="0" w:space="0" w:color="auto"/>
      </w:divBdr>
    </w:div>
    <w:div w:id="1949045505">
      <w:bodyDiv w:val="1"/>
      <w:marLeft w:val="0"/>
      <w:marRight w:val="0"/>
      <w:marTop w:val="0"/>
      <w:marBottom w:val="0"/>
      <w:divBdr>
        <w:top w:val="none" w:sz="0" w:space="0" w:color="auto"/>
        <w:left w:val="none" w:sz="0" w:space="0" w:color="auto"/>
        <w:bottom w:val="none" w:sz="0" w:space="0" w:color="auto"/>
        <w:right w:val="none" w:sz="0" w:space="0" w:color="auto"/>
      </w:divBdr>
    </w:div>
    <w:div w:id="1974096423">
      <w:bodyDiv w:val="1"/>
      <w:marLeft w:val="0"/>
      <w:marRight w:val="0"/>
      <w:marTop w:val="0"/>
      <w:marBottom w:val="0"/>
      <w:divBdr>
        <w:top w:val="none" w:sz="0" w:space="0" w:color="auto"/>
        <w:left w:val="none" w:sz="0" w:space="0" w:color="auto"/>
        <w:bottom w:val="none" w:sz="0" w:space="0" w:color="auto"/>
        <w:right w:val="none" w:sz="0" w:space="0" w:color="auto"/>
      </w:divBdr>
    </w:div>
    <w:div w:id="20137938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7A6EB-36A3-4B46-8252-1035202C2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8170</Words>
  <Characters>46573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54634</CharactersWithSpaces>
  <SharedDoc>false</SharedDoc>
  <HLinks>
    <vt:vector size="6" baseType="variant">
      <vt:variant>
        <vt:i4>3080250</vt:i4>
      </vt:variant>
      <vt:variant>
        <vt:i4>0</vt:i4>
      </vt:variant>
      <vt:variant>
        <vt:i4>0</vt:i4>
      </vt:variant>
      <vt:variant>
        <vt:i4>5</vt:i4>
      </vt:variant>
      <vt:variant>
        <vt:lpwstr>http://www.acm.org/class/how_to_use.html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cse</cp:lastModifiedBy>
  <cp:revision>6</cp:revision>
  <cp:lastPrinted>2010-07-30T03:28:00Z</cp:lastPrinted>
  <dcterms:created xsi:type="dcterms:W3CDTF">2010-07-30T03:22:00Z</dcterms:created>
  <dcterms:modified xsi:type="dcterms:W3CDTF">2010-07-30T03:28:00Z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Citation Style_1">
    <vt:lpwstr>ACM SIGCHI Conference Proceedings</vt:lpwstr>
  </property>
  <property fmtid="{D5CDD505-2E9C-101B-9397-08002B2CF9AE}" pid="6" name="Mendeley User Name_1">
    <vt:lpwstr>kayurkayur@gmail.com@https://www.mendeley.com</vt:lpwstr>
  </property>
</Properties>
</file>